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2EA74" w14:textId="5B9E0796" w:rsidR="00504DC5" w:rsidRPr="00E35D88" w:rsidRDefault="000F5A2E" w:rsidP="00504DC5">
      <w:pPr>
        <w:suppressLineNumbers/>
        <w:spacing w:line="480" w:lineRule="auto"/>
        <w:jc w:val="center"/>
        <w:rPr>
          <w:rFonts w:asciiTheme="majorBidi" w:hAnsiTheme="majorBidi" w:cstheme="majorBidi"/>
          <w:sz w:val="32"/>
          <w:szCs w:val="32"/>
        </w:rPr>
      </w:pPr>
      <w:r w:rsidRPr="00E35D88">
        <w:rPr>
          <w:rFonts w:asciiTheme="majorBidi" w:hAnsiTheme="majorBidi" w:cstheme="majorBidi"/>
          <w:sz w:val="32"/>
          <w:szCs w:val="32"/>
        </w:rPr>
        <w:t xml:space="preserve">Unraveling Mutual Pathways between Neurodegenerative Diseases: A Computational </w:t>
      </w:r>
      <w:r w:rsidR="0065113C">
        <w:rPr>
          <w:rFonts w:asciiTheme="majorBidi" w:hAnsiTheme="majorBidi" w:cstheme="majorBidi"/>
          <w:sz w:val="32"/>
          <w:szCs w:val="32"/>
        </w:rPr>
        <w:t>Approach</w:t>
      </w:r>
    </w:p>
    <w:p w14:paraId="34CCD11D" w14:textId="538AF434" w:rsidR="006D014D" w:rsidRPr="00E35D88" w:rsidRDefault="006D014D" w:rsidP="00CC43C3">
      <w:pPr>
        <w:suppressLineNumbers/>
        <w:spacing w:line="480" w:lineRule="auto"/>
        <w:rPr>
          <w:rFonts w:asciiTheme="majorBidi" w:hAnsiTheme="majorBidi" w:cstheme="majorBidi"/>
          <w:szCs w:val="28"/>
        </w:rPr>
      </w:pPr>
      <w:r w:rsidRPr="00E35D88">
        <w:rPr>
          <w:rFonts w:asciiTheme="majorBidi" w:hAnsiTheme="majorBidi" w:cstheme="majorBidi"/>
          <w:szCs w:val="28"/>
        </w:rPr>
        <w:t>Nehal Adel Abdelsalam</w:t>
      </w:r>
      <w:r w:rsidR="00504DC5" w:rsidRPr="00E35D88">
        <w:rPr>
          <w:rFonts w:asciiTheme="majorBidi" w:hAnsiTheme="majorBidi" w:cstheme="majorBidi"/>
          <w:szCs w:val="28"/>
          <w:vertAlign w:val="superscript"/>
        </w:rPr>
        <w:t xml:space="preserve">1,2#, </w:t>
      </w:r>
      <w:r w:rsidR="00504DC5" w:rsidRPr="00E35D88">
        <w:rPr>
          <w:rFonts w:asciiTheme="majorBidi" w:hAnsiTheme="majorBidi" w:cstheme="majorBidi"/>
          <w:szCs w:val="28"/>
        </w:rPr>
        <w:t>Muhammad Elsadany</w:t>
      </w:r>
      <w:r w:rsidR="00504DC5" w:rsidRPr="00E35D88">
        <w:rPr>
          <w:rFonts w:asciiTheme="majorBidi" w:hAnsiTheme="majorBidi" w:cstheme="majorBidi"/>
          <w:szCs w:val="28"/>
          <w:vertAlign w:val="superscript"/>
        </w:rPr>
        <w:t>1#</w:t>
      </w:r>
      <w:r w:rsidR="00504DC5" w:rsidRPr="00E35D88">
        <w:rPr>
          <w:rFonts w:asciiTheme="majorBidi" w:hAnsiTheme="majorBidi" w:cstheme="majorBidi"/>
          <w:szCs w:val="28"/>
        </w:rPr>
        <w:t>, and Eman Badr</w:t>
      </w:r>
      <w:r w:rsidR="00504DC5" w:rsidRPr="00E35D88">
        <w:rPr>
          <w:rFonts w:asciiTheme="majorBidi" w:hAnsiTheme="majorBidi" w:cstheme="majorBidi"/>
          <w:szCs w:val="28"/>
          <w:vertAlign w:val="superscript"/>
        </w:rPr>
        <w:t>1,3*</w:t>
      </w:r>
    </w:p>
    <w:p w14:paraId="4B43D1B9" w14:textId="13B5C720" w:rsidR="006D014D" w:rsidRPr="00E35D88" w:rsidRDefault="00504DC5" w:rsidP="00CC43C3">
      <w:pPr>
        <w:suppressLineNumbers/>
      </w:pPr>
      <w:r w:rsidRPr="00E35D88">
        <w:rPr>
          <w:rFonts w:asciiTheme="majorBidi" w:hAnsiTheme="majorBidi" w:cstheme="majorBidi"/>
          <w:szCs w:val="28"/>
          <w:vertAlign w:val="superscript"/>
        </w:rPr>
        <w:t>1</w:t>
      </w:r>
      <w:r w:rsidR="006D014D" w:rsidRPr="00E35D88">
        <w:t>University of Science and Technology, Zewail City, Giza, 12578, Egypt</w:t>
      </w:r>
    </w:p>
    <w:p w14:paraId="03D17B54" w14:textId="37678FCB" w:rsidR="006D014D" w:rsidRPr="00E35D88" w:rsidRDefault="00504DC5" w:rsidP="00CC43C3">
      <w:pPr>
        <w:suppressLineNumbers/>
      </w:pPr>
      <w:r w:rsidRPr="00E35D88">
        <w:rPr>
          <w:vertAlign w:val="superscript"/>
        </w:rPr>
        <w:t>2</w:t>
      </w:r>
      <w:r w:rsidR="006D014D" w:rsidRPr="00E35D88">
        <w:t>Faculty of Pharmacy, Cairo University, Cairo, 11562, Egypt</w:t>
      </w:r>
    </w:p>
    <w:p w14:paraId="334C7B7A" w14:textId="4D547CA5" w:rsidR="00504DC5" w:rsidRPr="00E35D88" w:rsidRDefault="00504DC5" w:rsidP="00CC43C3">
      <w:pPr>
        <w:suppressLineNumbers/>
        <w:spacing w:line="480" w:lineRule="auto"/>
        <w:rPr>
          <w:rFonts w:asciiTheme="majorBidi" w:hAnsiTheme="majorBidi" w:cstheme="majorBidi"/>
          <w:szCs w:val="28"/>
        </w:rPr>
      </w:pPr>
      <w:r w:rsidRPr="00E35D88">
        <w:rPr>
          <w:rFonts w:asciiTheme="majorBidi" w:hAnsiTheme="majorBidi" w:cstheme="majorBidi"/>
          <w:szCs w:val="28"/>
          <w:vertAlign w:val="superscript"/>
        </w:rPr>
        <w:t xml:space="preserve">3 </w:t>
      </w:r>
      <w:r w:rsidRPr="00E35D88">
        <w:rPr>
          <w:rFonts w:asciiTheme="majorBidi" w:hAnsiTheme="majorBidi" w:cstheme="majorBidi"/>
          <w:szCs w:val="28"/>
        </w:rPr>
        <w:t xml:space="preserve">Faculty of Computers and Artificial Intelligence, Cairo University, </w:t>
      </w:r>
      <w:r w:rsidR="00D64763" w:rsidRPr="00E35D88">
        <w:rPr>
          <w:rFonts w:asciiTheme="majorBidi" w:hAnsiTheme="majorBidi" w:cstheme="majorBidi"/>
          <w:szCs w:val="28"/>
        </w:rPr>
        <w:t xml:space="preserve">12613, </w:t>
      </w:r>
      <w:r w:rsidRPr="00E35D88">
        <w:rPr>
          <w:rFonts w:asciiTheme="majorBidi" w:hAnsiTheme="majorBidi" w:cstheme="majorBidi"/>
          <w:szCs w:val="28"/>
        </w:rPr>
        <w:t>Giza, Egypt</w:t>
      </w:r>
    </w:p>
    <w:p w14:paraId="3212971C" w14:textId="77777777" w:rsidR="00F47A3F" w:rsidRPr="00E35D88" w:rsidRDefault="00F47A3F" w:rsidP="00CC43C3">
      <w:pPr>
        <w:suppressLineNumbers/>
        <w:spacing w:line="480" w:lineRule="auto"/>
        <w:rPr>
          <w:rFonts w:asciiTheme="majorBidi" w:hAnsiTheme="majorBidi" w:cstheme="majorBidi"/>
          <w:szCs w:val="28"/>
        </w:rPr>
      </w:pPr>
      <w:r w:rsidRPr="00E35D88">
        <w:rPr>
          <w:rFonts w:asciiTheme="majorBidi" w:hAnsiTheme="majorBidi" w:cstheme="majorBidi"/>
          <w:szCs w:val="28"/>
          <w:vertAlign w:val="superscript"/>
        </w:rPr>
        <w:t>#</w:t>
      </w:r>
      <w:r w:rsidRPr="00E35D88">
        <w:rPr>
          <w:rFonts w:asciiTheme="majorBidi" w:hAnsiTheme="majorBidi" w:cstheme="majorBidi"/>
          <w:szCs w:val="28"/>
        </w:rPr>
        <w:t>These authors equally contributed to the work</w:t>
      </w:r>
    </w:p>
    <w:p w14:paraId="75553489" w14:textId="3BA4EE89" w:rsidR="00FE30F7" w:rsidRPr="00E35D88" w:rsidRDefault="00F47A3F" w:rsidP="00CC43C3">
      <w:pPr>
        <w:suppressLineNumbers/>
        <w:spacing w:line="480" w:lineRule="auto"/>
        <w:rPr>
          <w:rFonts w:asciiTheme="majorBidi" w:hAnsiTheme="majorBidi" w:cstheme="majorBidi"/>
          <w:szCs w:val="28"/>
          <w:vertAlign w:val="superscript"/>
        </w:rPr>
      </w:pPr>
      <w:r w:rsidRPr="00E35D88">
        <w:rPr>
          <w:rFonts w:asciiTheme="majorBidi" w:hAnsiTheme="majorBidi" w:cstheme="majorBidi"/>
          <w:szCs w:val="28"/>
          <w:vertAlign w:val="superscript"/>
        </w:rPr>
        <w:t>*</w:t>
      </w:r>
      <w:r w:rsidRPr="00E35D88">
        <w:rPr>
          <w:rFonts w:asciiTheme="majorBidi" w:hAnsiTheme="majorBidi" w:cstheme="majorBidi"/>
          <w:szCs w:val="28"/>
        </w:rPr>
        <w:t xml:space="preserve">Correspondence: Eman Badr: emostafa@zewailcity.edu.eg </w:t>
      </w:r>
    </w:p>
    <w:p w14:paraId="415FC660" w14:textId="4AF48676" w:rsidR="008260B5" w:rsidRPr="00E35D88" w:rsidRDefault="008260B5" w:rsidP="00CC43C3">
      <w:pPr>
        <w:suppressLineNumbers/>
        <w:spacing w:line="480" w:lineRule="auto"/>
        <w:rPr>
          <w:rFonts w:asciiTheme="majorBidi" w:hAnsiTheme="majorBidi" w:cstheme="majorBidi"/>
          <w:szCs w:val="28"/>
          <w:vertAlign w:val="superscript"/>
        </w:rPr>
      </w:pPr>
    </w:p>
    <w:p w14:paraId="7585BA7C" w14:textId="3D7BCC1D" w:rsidR="008260B5" w:rsidRPr="00E35D88" w:rsidRDefault="008260B5" w:rsidP="00CC43C3">
      <w:pPr>
        <w:suppressLineNumbers/>
        <w:spacing w:line="480" w:lineRule="auto"/>
        <w:rPr>
          <w:rFonts w:asciiTheme="majorBidi" w:hAnsiTheme="majorBidi" w:cstheme="majorBidi"/>
          <w:szCs w:val="28"/>
          <w:vertAlign w:val="superscript"/>
        </w:rPr>
      </w:pPr>
    </w:p>
    <w:p w14:paraId="51523E1D" w14:textId="65F39696" w:rsidR="008260B5" w:rsidRPr="00E35D88" w:rsidRDefault="008260B5" w:rsidP="00CC43C3">
      <w:pPr>
        <w:suppressLineNumbers/>
        <w:spacing w:line="480" w:lineRule="auto"/>
        <w:rPr>
          <w:rFonts w:asciiTheme="majorBidi" w:hAnsiTheme="majorBidi" w:cstheme="majorBidi"/>
          <w:szCs w:val="28"/>
          <w:vertAlign w:val="superscript"/>
        </w:rPr>
      </w:pPr>
    </w:p>
    <w:p w14:paraId="4CE4F53F" w14:textId="50DB44E6" w:rsidR="008260B5" w:rsidRPr="00E35D88" w:rsidRDefault="008260B5" w:rsidP="00CC43C3">
      <w:pPr>
        <w:suppressLineNumbers/>
        <w:spacing w:line="480" w:lineRule="auto"/>
        <w:rPr>
          <w:rFonts w:asciiTheme="majorBidi" w:hAnsiTheme="majorBidi" w:cstheme="majorBidi"/>
          <w:szCs w:val="28"/>
          <w:vertAlign w:val="superscript"/>
        </w:rPr>
      </w:pPr>
    </w:p>
    <w:p w14:paraId="06EF1249" w14:textId="26E5294C" w:rsidR="008260B5" w:rsidRPr="00E35D88" w:rsidRDefault="008260B5" w:rsidP="00CC43C3">
      <w:pPr>
        <w:suppressLineNumbers/>
        <w:spacing w:line="480" w:lineRule="auto"/>
        <w:rPr>
          <w:rFonts w:asciiTheme="majorBidi" w:hAnsiTheme="majorBidi" w:cstheme="majorBidi"/>
          <w:szCs w:val="28"/>
          <w:vertAlign w:val="superscript"/>
        </w:rPr>
      </w:pPr>
    </w:p>
    <w:p w14:paraId="250A4193" w14:textId="77777777" w:rsidR="008260B5" w:rsidRPr="00E35D88" w:rsidRDefault="008260B5" w:rsidP="00CC43C3">
      <w:pPr>
        <w:suppressLineNumbers/>
        <w:spacing w:line="480" w:lineRule="auto"/>
        <w:rPr>
          <w:rFonts w:asciiTheme="majorBidi" w:hAnsiTheme="majorBidi" w:cstheme="majorBidi"/>
          <w:szCs w:val="28"/>
          <w:vertAlign w:val="superscript"/>
        </w:rPr>
      </w:pPr>
    </w:p>
    <w:p w14:paraId="5547725C" w14:textId="7466A828" w:rsidR="00E73150" w:rsidRPr="00D232DF" w:rsidRDefault="00E73150" w:rsidP="002937D3">
      <w:pPr>
        <w:pStyle w:val="Heading1"/>
        <w:spacing w:line="480" w:lineRule="auto"/>
        <w:rPr>
          <w:b/>
          <w:bCs/>
          <w:color w:val="auto"/>
          <w:sz w:val="32"/>
          <w:szCs w:val="28"/>
        </w:rPr>
      </w:pPr>
      <w:r w:rsidRPr="00D232DF">
        <w:rPr>
          <w:b/>
          <w:bCs/>
          <w:color w:val="auto"/>
          <w:sz w:val="32"/>
          <w:szCs w:val="28"/>
        </w:rPr>
        <w:lastRenderedPageBreak/>
        <w:t>Abstract</w:t>
      </w:r>
    </w:p>
    <w:p w14:paraId="102D0544" w14:textId="77777777" w:rsidR="00533239" w:rsidRPr="00D232DF" w:rsidRDefault="00533239" w:rsidP="009B42C5">
      <w:pPr>
        <w:pStyle w:val="Heading2"/>
        <w:rPr>
          <w:color w:val="auto"/>
          <w:sz w:val="28"/>
          <w:szCs w:val="24"/>
        </w:rPr>
      </w:pPr>
      <w:r w:rsidRPr="00D232DF">
        <w:rPr>
          <w:color w:val="auto"/>
          <w:sz w:val="28"/>
          <w:szCs w:val="24"/>
        </w:rPr>
        <w:t>Background</w:t>
      </w:r>
    </w:p>
    <w:p w14:paraId="336CCB80" w14:textId="60AFE281" w:rsidR="00533239" w:rsidRPr="00D232DF" w:rsidRDefault="006F0B58" w:rsidP="006F0B58">
      <w:pPr>
        <w:spacing w:line="480" w:lineRule="auto"/>
        <w:rPr>
          <w:rFonts w:asciiTheme="majorBidi" w:hAnsiTheme="majorBidi" w:cstheme="majorBidi"/>
          <w:sz w:val="24"/>
          <w:szCs w:val="24"/>
        </w:rPr>
      </w:pPr>
      <w:r w:rsidRPr="00D232DF">
        <w:rPr>
          <w:rFonts w:asciiTheme="majorBidi" w:hAnsiTheme="majorBidi" w:cstheme="majorBidi"/>
          <w:sz w:val="24"/>
          <w:szCs w:val="24"/>
        </w:rPr>
        <w:t xml:space="preserve">Neurodegenerative diseases are a global burden </w:t>
      </w:r>
      <w:r w:rsidR="0060475D" w:rsidRPr="00D232DF">
        <w:rPr>
          <w:rFonts w:asciiTheme="majorBidi" w:hAnsiTheme="majorBidi" w:cstheme="majorBidi"/>
          <w:sz w:val="24"/>
          <w:szCs w:val="24"/>
        </w:rPr>
        <w:t>threatening</w:t>
      </w:r>
      <w:r w:rsidRPr="00D232DF">
        <w:rPr>
          <w:rFonts w:asciiTheme="majorBidi" w:hAnsiTheme="majorBidi" w:cstheme="majorBidi"/>
          <w:sz w:val="24"/>
          <w:szCs w:val="24"/>
        </w:rPr>
        <w:t xml:space="preserve"> the elderly population</w:t>
      </w:r>
      <w:r w:rsidR="00A74E20" w:rsidRPr="00D232DF">
        <w:rPr>
          <w:rFonts w:asciiTheme="majorBidi" w:hAnsiTheme="majorBidi" w:cstheme="majorBidi"/>
          <w:sz w:val="24"/>
          <w:szCs w:val="24"/>
        </w:rPr>
        <w:t>,</w:t>
      </w:r>
      <w:r w:rsidRPr="00D232DF">
        <w:rPr>
          <w:rFonts w:asciiTheme="majorBidi" w:hAnsiTheme="majorBidi" w:cstheme="majorBidi"/>
          <w:sz w:val="24"/>
          <w:szCs w:val="24"/>
        </w:rPr>
        <w:t xml:space="preserve"> which is expected to be around 16% of the world’s population by 203</w:t>
      </w:r>
      <w:r w:rsidR="00C32AF9" w:rsidRPr="00D232DF">
        <w:rPr>
          <w:rFonts w:asciiTheme="majorBidi" w:hAnsiTheme="majorBidi" w:cstheme="majorBidi"/>
          <w:sz w:val="24"/>
          <w:szCs w:val="24"/>
        </w:rPr>
        <w:t>0</w:t>
      </w:r>
      <w:r w:rsidR="00B42792" w:rsidRPr="00D232DF">
        <w:rPr>
          <w:rFonts w:asciiTheme="majorBidi" w:hAnsiTheme="majorBidi" w:cstheme="majorBidi"/>
          <w:sz w:val="24"/>
          <w:szCs w:val="24"/>
        </w:rPr>
        <w:t xml:space="preserve">. The complexity of neurodegenerative diseases and the incomplete comprehension of their pathophysiology pose more challenges in providing </w:t>
      </w:r>
      <w:r w:rsidR="000A5A7F" w:rsidRPr="00D232DF">
        <w:rPr>
          <w:rFonts w:asciiTheme="majorBidi" w:hAnsiTheme="majorBidi" w:cstheme="majorBidi"/>
          <w:sz w:val="24"/>
          <w:szCs w:val="24"/>
        </w:rPr>
        <w:t>effective</w:t>
      </w:r>
      <w:r w:rsidR="00B42792" w:rsidRPr="00D232DF">
        <w:rPr>
          <w:rFonts w:asciiTheme="majorBidi" w:hAnsiTheme="majorBidi" w:cstheme="majorBidi"/>
          <w:sz w:val="24"/>
          <w:szCs w:val="24"/>
        </w:rPr>
        <w:t xml:space="preserve"> therapeutics. </w:t>
      </w:r>
      <w:r w:rsidR="0060475D" w:rsidRPr="00D232DF">
        <w:rPr>
          <w:rFonts w:asciiTheme="majorBidi" w:hAnsiTheme="majorBidi" w:cstheme="majorBidi"/>
          <w:sz w:val="24"/>
          <w:szCs w:val="24"/>
        </w:rPr>
        <w:t>No</w:t>
      </w:r>
      <w:r w:rsidR="00B42792" w:rsidRPr="00D232DF">
        <w:rPr>
          <w:rFonts w:asciiTheme="majorBidi" w:hAnsiTheme="majorBidi" w:cstheme="majorBidi"/>
          <w:sz w:val="24"/>
          <w:szCs w:val="24"/>
        </w:rPr>
        <w:t xml:space="preserve"> treatments or interventions are available to halt the progressive nerve damage caused by neurodegenerative diseases. </w:t>
      </w:r>
    </w:p>
    <w:p w14:paraId="4071D12B" w14:textId="77777777" w:rsidR="00533239" w:rsidRPr="00D232DF" w:rsidRDefault="00533239" w:rsidP="009B42C5">
      <w:pPr>
        <w:pStyle w:val="Heading2"/>
        <w:rPr>
          <w:color w:val="auto"/>
          <w:sz w:val="28"/>
          <w:szCs w:val="24"/>
        </w:rPr>
      </w:pPr>
      <w:r w:rsidRPr="00D232DF">
        <w:rPr>
          <w:color w:val="auto"/>
          <w:sz w:val="28"/>
          <w:szCs w:val="24"/>
        </w:rPr>
        <w:t>Results</w:t>
      </w:r>
    </w:p>
    <w:p w14:paraId="27876C09" w14:textId="49C5F48E" w:rsidR="007059BA" w:rsidRPr="00D232DF" w:rsidRDefault="0060475D" w:rsidP="002937D3">
      <w:pPr>
        <w:spacing w:line="480" w:lineRule="auto"/>
        <w:rPr>
          <w:rFonts w:asciiTheme="majorBidi" w:hAnsiTheme="majorBidi" w:cstheme="majorBidi"/>
          <w:sz w:val="24"/>
          <w:szCs w:val="24"/>
        </w:rPr>
      </w:pPr>
      <w:commentRangeStart w:id="0"/>
      <w:r w:rsidRPr="00D232DF">
        <w:rPr>
          <w:rFonts w:asciiTheme="majorBidi" w:hAnsiTheme="majorBidi" w:cstheme="majorBidi"/>
          <w:sz w:val="24"/>
          <w:szCs w:val="24"/>
        </w:rPr>
        <w:t>We</w:t>
      </w:r>
      <w:commentRangeEnd w:id="0"/>
      <w:r w:rsidR="00C061A3">
        <w:rPr>
          <w:rStyle w:val="CommentReference"/>
        </w:rPr>
        <w:commentReference w:id="0"/>
      </w:r>
      <w:r w:rsidRPr="00D232DF">
        <w:rPr>
          <w:rFonts w:asciiTheme="majorBidi" w:hAnsiTheme="majorBidi" w:cstheme="majorBidi"/>
          <w:sz w:val="24"/>
          <w:szCs w:val="24"/>
        </w:rPr>
        <w:t xml:space="preserve"> </w:t>
      </w:r>
      <w:commentRangeStart w:id="1"/>
      <w:r w:rsidRPr="00D232DF">
        <w:rPr>
          <w:rFonts w:asciiTheme="majorBidi" w:hAnsiTheme="majorBidi" w:cstheme="majorBidi"/>
          <w:sz w:val="24"/>
          <w:szCs w:val="24"/>
        </w:rPr>
        <w:t>propose</w:t>
      </w:r>
      <w:commentRangeEnd w:id="1"/>
      <w:r w:rsidR="00C061A3">
        <w:rPr>
          <w:rStyle w:val="CommentReference"/>
        </w:rPr>
        <w:commentReference w:id="1"/>
      </w:r>
      <w:r w:rsidRPr="00D232DF">
        <w:rPr>
          <w:rFonts w:asciiTheme="majorBidi" w:hAnsiTheme="majorBidi" w:cstheme="majorBidi"/>
          <w:sz w:val="24"/>
          <w:szCs w:val="24"/>
        </w:rPr>
        <w:t xml:space="preserve"> a bioinformatics pipeline to analyze the transcriptomic profiles of Alzheimer’s, Parkinson’s, and Huntington’s diseases and find mutual pathways that are possible to be potential drug targets for three of the most common neurodegenerative diseases. We further validated key genes involved in these pathways through differential expression analysis. External validation was also conducted utilizing receiver operating characteristic curve</w:t>
      </w:r>
      <w:ins w:id="2" w:author="Elsadany, Muhammad S I M" w:date="2023-11-21T00:09:00Z">
        <w:r w:rsidR="00C061A3">
          <w:rPr>
            <w:rFonts w:asciiTheme="majorBidi" w:hAnsiTheme="majorBidi" w:cstheme="majorBidi"/>
            <w:sz w:val="24"/>
            <w:szCs w:val="24"/>
          </w:rPr>
          <w:t xml:space="preserve"> (ROC)</w:t>
        </w:r>
      </w:ins>
      <w:r w:rsidRPr="00D232DF">
        <w:rPr>
          <w:rFonts w:asciiTheme="majorBidi" w:hAnsiTheme="majorBidi" w:cstheme="majorBidi"/>
          <w:sz w:val="24"/>
          <w:szCs w:val="24"/>
        </w:rPr>
        <w:t xml:space="preserve"> analyses on independent datasets. Pathway enrichment analysis was performed using raw gene counts, </w:t>
      </w:r>
      <w:r w:rsidR="00943D6B" w:rsidRPr="00D232DF">
        <w:rPr>
          <w:rFonts w:asciiTheme="majorBidi" w:hAnsiTheme="majorBidi" w:cstheme="majorBidi"/>
          <w:sz w:val="24"/>
          <w:szCs w:val="24"/>
        </w:rPr>
        <w:t xml:space="preserve">and </w:t>
      </w:r>
      <w:r w:rsidR="007059BA" w:rsidRPr="00D232DF">
        <w:rPr>
          <w:rFonts w:asciiTheme="majorBidi" w:hAnsiTheme="majorBidi" w:cstheme="majorBidi"/>
          <w:sz w:val="24"/>
          <w:szCs w:val="24"/>
        </w:rPr>
        <w:t xml:space="preserve">three distinct pathways </w:t>
      </w:r>
      <w:r w:rsidRPr="00D232DF">
        <w:rPr>
          <w:rFonts w:asciiTheme="majorBidi" w:hAnsiTheme="majorBidi" w:cstheme="majorBidi"/>
          <w:sz w:val="24"/>
          <w:szCs w:val="24"/>
        </w:rPr>
        <w:t>were identified as</w:t>
      </w:r>
      <w:r w:rsidR="007059BA" w:rsidRPr="00D232DF">
        <w:rPr>
          <w:rFonts w:asciiTheme="majorBidi" w:hAnsiTheme="majorBidi" w:cstheme="majorBidi"/>
          <w:sz w:val="24"/>
          <w:szCs w:val="24"/>
        </w:rPr>
        <w:t xml:space="preserve"> upregulated in all the diseases. Two of these pathways are involved in activating the transcription factor activated nuclear factor kappa B, while the third pathway is involved with regulating BCL2L11 transcription by RUNX3. The latter pathway is correlated with cancer progression.</w:t>
      </w:r>
      <w:r w:rsidR="00A74E20" w:rsidRPr="00D232DF">
        <w:rPr>
          <w:rFonts w:asciiTheme="majorBidi" w:hAnsiTheme="majorBidi" w:cstheme="majorBidi"/>
          <w:sz w:val="24"/>
          <w:szCs w:val="24"/>
        </w:rPr>
        <w:t xml:space="preserve"> NFKBIA, NFKB1 RELA, TRIM4, and SMAD4 were among </w:t>
      </w:r>
      <w:r w:rsidR="00547ABC" w:rsidRPr="00D232DF">
        <w:rPr>
          <w:rFonts w:asciiTheme="majorBidi" w:hAnsiTheme="majorBidi" w:cstheme="majorBidi"/>
          <w:sz w:val="24"/>
          <w:szCs w:val="24"/>
        </w:rPr>
        <w:t xml:space="preserve">the </w:t>
      </w:r>
      <w:r w:rsidR="00A74E20" w:rsidRPr="00D232DF">
        <w:rPr>
          <w:rFonts w:asciiTheme="majorBidi" w:hAnsiTheme="majorBidi" w:cstheme="majorBidi"/>
          <w:sz w:val="24"/>
          <w:szCs w:val="24"/>
        </w:rPr>
        <w:t xml:space="preserve">key significant </w:t>
      </w:r>
      <w:r w:rsidR="00547ABC" w:rsidRPr="00D232DF">
        <w:rPr>
          <w:rFonts w:asciiTheme="majorBidi" w:hAnsiTheme="majorBidi" w:cstheme="majorBidi"/>
          <w:sz w:val="24"/>
          <w:szCs w:val="24"/>
        </w:rPr>
        <w:t xml:space="preserve">upregulated mutual genes between the three </w:t>
      </w:r>
      <w:r w:rsidRPr="00D232DF">
        <w:rPr>
          <w:rFonts w:asciiTheme="majorBidi" w:hAnsiTheme="majorBidi" w:cstheme="majorBidi"/>
          <w:sz w:val="24"/>
          <w:szCs w:val="24"/>
        </w:rPr>
        <w:t>diseases</w:t>
      </w:r>
      <w:r w:rsidR="00547ABC" w:rsidRPr="00D232DF">
        <w:rPr>
          <w:rFonts w:asciiTheme="majorBidi" w:hAnsiTheme="majorBidi" w:cstheme="majorBidi"/>
          <w:sz w:val="24"/>
          <w:szCs w:val="24"/>
        </w:rPr>
        <w:t xml:space="preserve"> and involved in </w:t>
      </w:r>
      <w:r w:rsidRPr="00D232DF">
        <w:rPr>
          <w:rFonts w:asciiTheme="majorBidi" w:hAnsiTheme="majorBidi" w:cstheme="majorBidi"/>
          <w:sz w:val="24"/>
          <w:szCs w:val="24"/>
        </w:rPr>
        <w:t xml:space="preserve">the </w:t>
      </w:r>
      <w:commentRangeStart w:id="3"/>
      <w:r w:rsidRPr="00D232DF">
        <w:rPr>
          <w:rFonts w:asciiTheme="majorBidi" w:hAnsiTheme="majorBidi" w:cstheme="majorBidi"/>
          <w:sz w:val="24"/>
          <w:szCs w:val="24"/>
        </w:rPr>
        <w:t>proposed</w:t>
      </w:r>
      <w:commentRangeEnd w:id="3"/>
      <w:r w:rsidR="00C061A3">
        <w:rPr>
          <w:rStyle w:val="CommentReference"/>
        </w:rPr>
        <w:commentReference w:id="3"/>
      </w:r>
      <w:r w:rsidRPr="00D232DF">
        <w:rPr>
          <w:rFonts w:asciiTheme="majorBidi" w:hAnsiTheme="majorBidi" w:cstheme="majorBidi"/>
          <w:sz w:val="24"/>
          <w:szCs w:val="24"/>
        </w:rPr>
        <w:t xml:space="preserve"> </w:t>
      </w:r>
      <w:r w:rsidR="00547ABC" w:rsidRPr="00D232DF">
        <w:rPr>
          <w:rFonts w:asciiTheme="majorBidi" w:hAnsiTheme="majorBidi" w:cstheme="majorBidi"/>
          <w:sz w:val="24"/>
          <w:szCs w:val="24"/>
        </w:rPr>
        <w:t>pathways.</w:t>
      </w:r>
      <w:r w:rsidR="00C52989" w:rsidRPr="00D232DF">
        <w:rPr>
          <w:rFonts w:asciiTheme="majorBidi" w:hAnsiTheme="majorBidi" w:cstheme="majorBidi"/>
          <w:sz w:val="24"/>
          <w:szCs w:val="24"/>
        </w:rPr>
        <w:t xml:space="preserve"> </w:t>
      </w:r>
    </w:p>
    <w:p w14:paraId="16764E15" w14:textId="1600609F" w:rsidR="00533239" w:rsidRPr="00D232DF" w:rsidRDefault="00533239" w:rsidP="009B42C5">
      <w:pPr>
        <w:pStyle w:val="Heading2"/>
        <w:rPr>
          <w:color w:val="auto"/>
          <w:sz w:val="28"/>
          <w:szCs w:val="24"/>
        </w:rPr>
      </w:pPr>
      <w:r w:rsidRPr="00D232DF">
        <w:rPr>
          <w:color w:val="auto"/>
          <w:sz w:val="28"/>
          <w:szCs w:val="24"/>
        </w:rPr>
        <w:t>Conclusion</w:t>
      </w:r>
    </w:p>
    <w:p w14:paraId="49AFFE78" w14:textId="796CE50A" w:rsidR="007059BA" w:rsidRPr="00D232DF" w:rsidRDefault="0060475D" w:rsidP="00116F50">
      <w:pPr>
        <w:rPr>
          <w:sz w:val="24"/>
          <w:szCs w:val="21"/>
        </w:rPr>
      </w:pPr>
      <w:r w:rsidRPr="00D232DF">
        <w:rPr>
          <w:sz w:val="24"/>
          <w:szCs w:val="21"/>
        </w:rPr>
        <w:t>N</w:t>
      </w:r>
      <w:r w:rsidR="007059BA" w:rsidRPr="00D232DF">
        <w:rPr>
          <w:sz w:val="24"/>
          <w:szCs w:val="21"/>
        </w:rPr>
        <w:t xml:space="preserve">euroinflammation </w:t>
      </w:r>
      <w:r w:rsidRPr="00D232DF">
        <w:rPr>
          <w:sz w:val="24"/>
          <w:szCs w:val="21"/>
        </w:rPr>
        <w:t xml:space="preserve">is </w:t>
      </w:r>
      <w:r w:rsidR="007059BA" w:rsidRPr="00D232DF">
        <w:rPr>
          <w:sz w:val="24"/>
          <w:szCs w:val="21"/>
        </w:rPr>
        <w:t xml:space="preserve">a common brain pathology </w:t>
      </w:r>
      <w:r w:rsidRPr="00D232DF">
        <w:rPr>
          <w:sz w:val="24"/>
          <w:szCs w:val="21"/>
        </w:rPr>
        <w:t>among</w:t>
      </w:r>
      <w:r w:rsidR="007059BA" w:rsidRPr="00D232DF">
        <w:rPr>
          <w:sz w:val="24"/>
          <w:szCs w:val="21"/>
        </w:rPr>
        <w:t xml:space="preserve"> the three neurodegenerative diseases under study. </w:t>
      </w:r>
      <w:r w:rsidRPr="00D232DF">
        <w:rPr>
          <w:sz w:val="24"/>
          <w:szCs w:val="21"/>
        </w:rPr>
        <w:t xml:space="preserve">Our results </w:t>
      </w:r>
      <w:r w:rsidR="007059BA" w:rsidRPr="00D232DF">
        <w:rPr>
          <w:sz w:val="24"/>
          <w:szCs w:val="21"/>
        </w:rPr>
        <w:t>propose</w:t>
      </w:r>
      <w:r w:rsidR="00943D6B" w:rsidRPr="00D232DF">
        <w:rPr>
          <w:sz w:val="24"/>
          <w:szCs w:val="21"/>
        </w:rPr>
        <w:t>d</w:t>
      </w:r>
      <w:r w:rsidR="007059BA" w:rsidRPr="00D232DF">
        <w:rPr>
          <w:sz w:val="24"/>
          <w:szCs w:val="21"/>
        </w:rPr>
        <w:t xml:space="preserve"> targeting </w:t>
      </w:r>
      <w:r w:rsidR="00943D6B" w:rsidRPr="00D232DF">
        <w:rPr>
          <w:sz w:val="24"/>
          <w:szCs w:val="21"/>
        </w:rPr>
        <w:t xml:space="preserve">two </w:t>
      </w:r>
      <w:r w:rsidR="007059BA" w:rsidRPr="00D232DF">
        <w:rPr>
          <w:sz w:val="24"/>
          <w:szCs w:val="21"/>
        </w:rPr>
        <w:t xml:space="preserve">pathways that activate transcription factor nuclear </w:t>
      </w:r>
      <w:r w:rsidR="007059BA" w:rsidRPr="00D232DF">
        <w:rPr>
          <w:sz w:val="24"/>
          <w:szCs w:val="21"/>
        </w:rPr>
        <w:lastRenderedPageBreak/>
        <w:t>factor kappa B as a potential</w:t>
      </w:r>
      <w:r w:rsidR="00943D6B" w:rsidRPr="00D232DF">
        <w:rPr>
          <w:sz w:val="24"/>
          <w:szCs w:val="21"/>
        </w:rPr>
        <w:t xml:space="preserve"> simultaneous</w:t>
      </w:r>
      <w:r w:rsidR="007059BA" w:rsidRPr="00D232DF">
        <w:rPr>
          <w:sz w:val="24"/>
          <w:szCs w:val="21"/>
        </w:rPr>
        <w:t xml:space="preserve"> therapy for Alzheimer’s, Parkinson’s, and Huntington’s diseases. The third mutual pathway</w:t>
      </w:r>
      <w:r w:rsidR="00943D6B" w:rsidRPr="00D232DF">
        <w:rPr>
          <w:sz w:val="24"/>
          <w:szCs w:val="21"/>
        </w:rPr>
        <w:t xml:space="preserve"> involved </w:t>
      </w:r>
      <w:r w:rsidR="007059BA" w:rsidRPr="00D232DF">
        <w:rPr>
          <w:sz w:val="24"/>
          <w:szCs w:val="21"/>
        </w:rPr>
        <w:t>the protective effect the neurodegenerative diseases may have against cancer despite their deleterious consequences on the health of elderly patients.</w:t>
      </w:r>
      <w:r w:rsidRPr="00D232DF">
        <w:rPr>
          <w:sz w:val="24"/>
          <w:szCs w:val="21"/>
        </w:rPr>
        <w:t xml:space="preserve"> </w:t>
      </w:r>
    </w:p>
    <w:p w14:paraId="3EB7596C" w14:textId="071B9F04" w:rsidR="00C42660" w:rsidRPr="00D232DF" w:rsidRDefault="00C42660" w:rsidP="002937D3">
      <w:pPr>
        <w:pStyle w:val="Heading1"/>
        <w:spacing w:line="480" w:lineRule="auto"/>
        <w:rPr>
          <w:color w:val="auto"/>
          <w:sz w:val="32"/>
          <w:szCs w:val="28"/>
        </w:rPr>
      </w:pPr>
      <w:r w:rsidRPr="00D232DF">
        <w:rPr>
          <w:color w:val="auto"/>
          <w:sz w:val="32"/>
          <w:szCs w:val="28"/>
        </w:rPr>
        <w:t>Keywords</w:t>
      </w:r>
    </w:p>
    <w:p w14:paraId="2428B189" w14:textId="0E8B417B" w:rsidR="00B35C65" w:rsidRPr="00D232DF" w:rsidRDefault="00504FFB" w:rsidP="002937D3">
      <w:pPr>
        <w:spacing w:line="480" w:lineRule="auto"/>
        <w:rPr>
          <w:rFonts w:asciiTheme="majorBidi" w:hAnsiTheme="majorBidi" w:cstheme="majorBidi"/>
          <w:i/>
          <w:iCs/>
          <w:sz w:val="24"/>
          <w:szCs w:val="24"/>
        </w:rPr>
      </w:pPr>
      <w:r w:rsidRPr="00D232DF">
        <w:rPr>
          <w:rFonts w:asciiTheme="majorBidi" w:hAnsiTheme="majorBidi" w:cstheme="majorBidi"/>
          <w:i/>
          <w:iCs/>
          <w:sz w:val="24"/>
          <w:szCs w:val="24"/>
        </w:rPr>
        <w:t xml:space="preserve">Neurodegeneration, </w:t>
      </w:r>
      <w:r w:rsidR="00CD6C8C" w:rsidRPr="00D232DF">
        <w:rPr>
          <w:rFonts w:asciiTheme="majorBidi" w:hAnsiTheme="majorBidi" w:cstheme="majorBidi"/>
          <w:i/>
          <w:iCs/>
          <w:sz w:val="24"/>
          <w:szCs w:val="24"/>
        </w:rPr>
        <w:t>Alzheimer’s Disease, Parkinson’s Disease, Huntington’s Disease</w:t>
      </w:r>
      <w:r w:rsidR="00CD53D2" w:rsidRPr="00D232DF">
        <w:rPr>
          <w:rFonts w:asciiTheme="majorBidi" w:hAnsiTheme="majorBidi" w:cstheme="majorBidi"/>
          <w:i/>
          <w:iCs/>
          <w:sz w:val="24"/>
          <w:szCs w:val="24"/>
        </w:rPr>
        <w:t xml:space="preserve">, </w:t>
      </w:r>
      <w:r w:rsidR="00CD6C8C" w:rsidRPr="00D232DF">
        <w:rPr>
          <w:rFonts w:asciiTheme="majorBidi" w:hAnsiTheme="majorBidi" w:cstheme="majorBidi"/>
          <w:i/>
          <w:iCs/>
          <w:sz w:val="24"/>
          <w:szCs w:val="24"/>
        </w:rPr>
        <w:t>Differential Expression</w:t>
      </w:r>
      <w:r w:rsidR="000B787D" w:rsidRPr="00D232DF">
        <w:rPr>
          <w:rFonts w:asciiTheme="majorBidi" w:hAnsiTheme="majorBidi" w:cstheme="majorBidi"/>
          <w:i/>
          <w:iCs/>
          <w:sz w:val="24"/>
          <w:szCs w:val="24"/>
        </w:rPr>
        <w:t xml:space="preserve"> Analy</w:t>
      </w:r>
      <w:r w:rsidR="00376183" w:rsidRPr="00D232DF">
        <w:rPr>
          <w:rFonts w:asciiTheme="majorBidi" w:hAnsiTheme="majorBidi" w:cstheme="majorBidi"/>
          <w:i/>
          <w:iCs/>
          <w:sz w:val="24"/>
          <w:szCs w:val="24"/>
        </w:rPr>
        <w:t xml:space="preserve">sis, </w:t>
      </w:r>
      <w:r w:rsidR="006122CE" w:rsidRPr="00D232DF">
        <w:rPr>
          <w:rFonts w:asciiTheme="majorBidi" w:hAnsiTheme="majorBidi" w:cstheme="majorBidi"/>
          <w:i/>
          <w:iCs/>
          <w:sz w:val="24"/>
          <w:szCs w:val="24"/>
        </w:rPr>
        <w:t xml:space="preserve">Pathway </w:t>
      </w:r>
      <w:r w:rsidR="00CD6C8C" w:rsidRPr="00D232DF">
        <w:rPr>
          <w:rFonts w:asciiTheme="majorBidi" w:hAnsiTheme="majorBidi" w:cstheme="majorBidi"/>
          <w:i/>
          <w:iCs/>
          <w:sz w:val="24"/>
          <w:szCs w:val="24"/>
        </w:rPr>
        <w:t>Enrichment Analysis, NF-</w:t>
      </w:r>
      <w:proofErr w:type="spellStart"/>
      <w:r w:rsidR="00CD6C8C" w:rsidRPr="00D232DF">
        <w:rPr>
          <w:rFonts w:asciiTheme="majorBidi" w:hAnsiTheme="majorBidi" w:cstheme="majorBidi"/>
          <w:i/>
          <w:iCs/>
          <w:sz w:val="24"/>
          <w:szCs w:val="24"/>
          <w:shd w:val="clear" w:color="auto" w:fill="FFFFFF"/>
        </w:rPr>
        <w:t>κB</w:t>
      </w:r>
      <w:proofErr w:type="spellEnd"/>
      <w:r w:rsidR="00A54082" w:rsidRPr="00D232DF">
        <w:rPr>
          <w:rFonts w:asciiTheme="majorBidi" w:hAnsiTheme="majorBidi" w:cstheme="majorBidi"/>
          <w:i/>
          <w:iCs/>
          <w:sz w:val="24"/>
          <w:szCs w:val="24"/>
          <w:shd w:val="clear" w:color="auto" w:fill="FFFFFF"/>
        </w:rPr>
        <w:t xml:space="preserve"> </w:t>
      </w:r>
      <w:r w:rsidR="00CD6C8C" w:rsidRPr="00D232DF">
        <w:rPr>
          <w:rFonts w:asciiTheme="majorBidi" w:hAnsiTheme="majorBidi" w:cstheme="majorBidi"/>
          <w:i/>
          <w:iCs/>
          <w:sz w:val="24"/>
          <w:szCs w:val="24"/>
          <w:shd w:val="clear" w:color="auto" w:fill="FFFFFF"/>
        </w:rPr>
        <w:t>Pathway</w:t>
      </w:r>
      <w:r w:rsidR="00A9715A" w:rsidRPr="00D232DF">
        <w:rPr>
          <w:rFonts w:asciiTheme="majorBidi" w:hAnsiTheme="majorBidi" w:cstheme="majorBidi"/>
          <w:i/>
          <w:iCs/>
          <w:sz w:val="24"/>
          <w:szCs w:val="24"/>
          <w:shd w:val="clear" w:color="auto" w:fill="FFFFFF"/>
        </w:rPr>
        <w:t>, RUNX3</w:t>
      </w:r>
      <w:r w:rsidR="00547ABC" w:rsidRPr="00D232DF">
        <w:rPr>
          <w:rFonts w:asciiTheme="majorBidi" w:hAnsiTheme="majorBidi" w:cstheme="majorBidi"/>
          <w:i/>
          <w:iCs/>
          <w:sz w:val="24"/>
          <w:szCs w:val="24"/>
          <w:shd w:val="clear" w:color="auto" w:fill="FFFFFF"/>
        </w:rPr>
        <w:t xml:space="preserve">, </w:t>
      </w:r>
      <w:r w:rsidR="00547ABC" w:rsidRPr="00D232DF">
        <w:rPr>
          <w:rFonts w:asciiTheme="majorBidi" w:hAnsiTheme="majorBidi" w:cstheme="majorBidi"/>
          <w:i/>
          <w:iCs/>
          <w:sz w:val="24"/>
          <w:szCs w:val="24"/>
        </w:rPr>
        <w:t>NFKBIA, NFKB1</w:t>
      </w:r>
      <w:r w:rsidR="0039590D" w:rsidRPr="00D232DF">
        <w:rPr>
          <w:rFonts w:asciiTheme="majorBidi" w:hAnsiTheme="majorBidi" w:cstheme="majorBidi"/>
          <w:i/>
          <w:iCs/>
          <w:sz w:val="24"/>
          <w:szCs w:val="24"/>
        </w:rPr>
        <w:t>,</w:t>
      </w:r>
      <w:r w:rsidR="00547ABC" w:rsidRPr="00D232DF">
        <w:rPr>
          <w:rFonts w:asciiTheme="majorBidi" w:hAnsiTheme="majorBidi" w:cstheme="majorBidi"/>
          <w:i/>
          <w:iCs/>
          <w:sz w:val="24"/>
          <w:szCs w:val="24"/>
        </w:rPr>
        <w:t xml:space="preserve"> RELA, TRIM4, SMAD4, </w:t>
      </w:r>
      <w:r w:rsidR="00547ABC" w:rsidRPr="00D232DF">
        <w:rPr>
          <w:rFonts w:asciiTheme="majorBidi" w:hAnsiTheme="majorBidi" w:cstheme="majorBidi"/>
          <w:i/>
          <w:iCs/>
          <w:sz w:val="24"/>
          <w:szCs w:val="24"/>
          <w:shd w:val="clear" w:color="auto" w:fill="FFFFFF"/>
        </w:rPr>
        <w:t>EGFR</w:t>
      </w:r>
    </w:p>
    <w:p w14:paraId="76B5DB2C" w14:textId="5F6699E3" w:rsidR="00C42660" w:rsidRPr="00D232DF" w:rsidRDefault="00A54082" w:rsidP="002937D3">
      <w:pPr>
        <w:pStyle w:val="Heading1"/>
        <w:spacing w:line="480" w:lineRule="auto"/>
        <w:rPr>
          <w:b/>
          <w:bCs/>
          <w:color w:val="auto"/>
          <w:sz w:val="32"/>
          <w:szCs w:val="28"/>
        </w:rPr>
      </w:pPr>
      <w:r w:rsidRPr="00D232DF">
        <w:rPr>
          <w:b/>
          <w:bCs/>
          <w:color w:val="auto"/>
          <w:sz w:val="32"/>
          <w:szCs w:val="28"/>
        </w:rPr>
        <w:t>Background</w:t>
      </w:r>
    </w:p>
    <w:p w14:paraId="4353E100" w14:textId="5479666A" w:rsidR="00E43F19" w:rsidRPr="00D232DF" w:rsidRDefault="007059BA" w:rsidP="00587E44">
      <w:pPr>
        <w:spacing w:line="480" w:lineRule="auto"/>
        <w:ind w:firstLine="360"/>
        <w:rPr>
          <w:rFonts w:asciiTheme="majorBidi" w:hAnsiTheme="majorBidi" w:cstheme="majorBidi"/>
          <w:sz w:val="24"/>
          <w:szCs w:val="24"/>
        </w:rPr>
      </w:pPr>
      <w:r w:rsidRPr="00D232DF">
        <w:rPr>
          <w:rFonts w:asciiTheme="majorBidi" w:hAnsiTheme="majorBidi" w:cstheme="majorBidi"/>
          <w:sz w:val="24"/>
          <w:szCs w:val="24"/>
        </w:rPr>
        <w:t xml:space="preserve">Neurological disorders cause 16.5% of deaths and 11.6% of disability-adjusted life years </w:t>
      </w:r>
      <w:r w:rsidR="00746020"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{"citationItems":[{"id":"ITEM-1","itemData":{"DOI":"10.1016/S1474-4422(18)30499-X","ISSN":"14744422","PMID":"30879893","abstract":"BACKGROUND Neurological disorders are increasingly recognised as major causes of death and disability worldwide. The aim of this analysis from the Global Burden of Diseases, Injuries, and Risk Factors Study (GBD) 2016 is to provide the most comprehensive and up-to-date estimates of the global, regional, and national burden from neurological disorders. METHODS We estimated prevalence, incidence, deaths, and disability-adjusted life-years (DALYs; the sum of years of life lost [YLLs] and years lived with disability [YLDs]) by age and sex for 15 neurological disorder categories (tetanus, meningitis, encephalitis, stroke, brain and other CNS cancers, traumatic brain injury, spinal cord injury, Alzheimer's disease and other dementias, Parkinson's disease, multiple sclerosis, motor neuron diseases, idiopathic epilepsy, migraine, tension-type headache, and a residual category for other less common neurological disorders) in 195 countries from 1990 to 2016. DisMod-MR 2.1, a Bayesian meta-regression tool, was the main method of estimation of prevalence and incidence, and the Cause of Death Ensemble model (CODEm) was used for mortality estimation. We quantified the contribution of 84 risks and combinations of risk to the disease estimates for the 15 neurological disorder categories using the GBD comparative risk assessment approach. FINDINGS Globally, in 2016, neurological disorders were the leading cause of DALYs (276 million [95% UI 247-308]) and second leading cause of deaths (9·0 million [8·8-9·4]). The absolute number of deaths and DALYs from all neurological disorders combined increased (deaths by 39% [34-44] and DALYs by 15% [9-21]) whereas their age-standardised rates decreased (deaths by 28% [26-30] and DALYs by 27% [24-31]) between 1990 and 2016. The only neurological disorders that had a decrease in rates and absolute numbers of deaths and DALYs were tetanus, meningitis, and encephalitis. The four largest contributors of neurological DALYs were stroke (42·2% [38·6-46·1]), migraine (16·3% [11·7-20·8]), Alzheimer's and other dementias (10·4% [9·0-12·1]), and meningitis (7·9% [6·6-10·4]). For the combined neurological disorders, age-standardised DALY rates were significantly higher in males than in females (male-to-female ratio 1·12 [1·05-1·20]), but migraine, multiple sclerosis, and tension-type headache were more common and caused more burden in females, with male-to-female ratios of less than 0·7. The 84 risks quantified in GBD explain less than 10% of …","author":[{"dropping-particle":"","family":"Feigin","given":"Valery L","non-dropping-particle":"","parse-names":false,"suffix":""},{"dropping-particle":"","family":"Nichols","given":"Emma","non-dropping-particle":"","parse-names":false,"suffix":""},{"dropping-particle":"","family":"Alam","given":"Tahiya","non-dropping-particle":"","parse-names":false,"suffix":""},{"dropping-particle":"","family":"Bannick","given":"Marlena S","non-dropping-particle":"","parse-names":false,"suffix":""},{"dropping-particle":"","family":"Beghi","given":"Ettore","non-dropping-particle":"","parse-names":false,"suffix":""},{"dropping-particle":"","family":"Blake","given":"Natacha","non-dropping-particle":"","parse-names":false,"suffix":""},{"dropping-particle":"","family":"Culpepper","given":"William J","non-dropping-particle":"","parse-names":false,"suffix":""},{"dropping-particle":"","family":"Dorsey","given":"E Ray","non-dropping-particle":"","parse-names":false,"suffix":""},{"dropping-particle":"","family":"Elbaz","given":"Alexis","non-dropping-particle":"","parse-names":false,"suffix":""},{"dropping-particle":"","family":"Ellenbogen","given":"Richard G","non-dropping-particle":"","parse-names":false,"suffix":""},{"dropping-particle":"","family":"Fisher","given":"James L","non-dropping-particle":"","parse-names":false,"suffix":""},{"dropping-particle":"","family":"Fitzmaurice","given":"Christina","non-dropping-particle":"","parse-names":false,"suffix":""},{"dropping-particle":"","family":"Giussani","given":"Giorgia","non-dropping-particle":"","parse-names":false,"suffix":""},{"dropping-particle":"","family":"Glennie","given":"Linda","non-dropping-particle":"","parse-names":false,"suffix":""},{"dropping-particle":"","family":"James","given":"Spencer L","non-dropping-particle":"","parse-names":false,"suffix":""},{"dropping-particle":"","family":"Johnson","given":"Catherine Owens","non-dropping-particle":"","parse-names":false,"suffix":""},{"dropping-particle":"","family":"Kassebaum","given":"Nicholas J","non-dropping-particle":"","parse-names":false,"suffix":""},{"dropping-particle":"","family":"Logroscino","given":"Giancarlo","non-dropping-particle":"","parse-names":false,"suffix":""},{"dropping-particle":"","family":"Marin","given":"Benoît","non-dropping-particle":"","parse-names":false,"suffix":""},{"dropping-particle":"","family":"Mountjoy-Venning","given":"W Cliff","non-dropping-particle":"","parse-names":false,"suffix":""},{"dropping-particle":"","family":"Nguyen","given":"Minh","non-dropping-particle":"","parse-names":false,"suffix":""},{"dropping-particle":"","family":"Ofori-Asenso","given":"Richard","non-dropping-particle":"","parse-names":false,"suffix":""},{"dropping-particle":"","family":"Patel","given":"Anoop P","non-dropping-particle":"","parse-names":false,"suffix":""},{"dropping-particle":"","family":"Piccininni","given":"Marco","non-dropping-particle":"","parse-names":false,"suffix":""},{"dropping-particle":"","family":"Roth","given":"Gregory A","non-dropping-particle":"","parse-names":false,"suffix":""},{"dropping-particle":"","family":"Steiner","given":"Timothy J","non-dropping-particle":"","parse-names":false,"suffix":""},{"dropping-particle":"","family":"Stovner","given":"Lars Jacob","non-dropping-particle":"","parse-names":false,"suffix":""},{"dropping-particle":"","family":"Szoeke","given":"Cassandra E I","non-dropping-particle":"","parse-names":false,"suffix":""},{"dropping-particle":"","family":"Theadom","given":"Alice","non-dropping-particle":"","parse-names":false,"suffix":""},{"dropping-particle":"","family":"Vollset","given":"Stein Emil","non-dropping-particle":"","parse-names":false,"suffix":""},{"dropping-particle":"","family":"Wallin","given":"Mitchell Taylor","non-dropping-particle":"","parse-names":false,"suffix":""},{"dropping-particle":"","family":"Wright","given":"Claire","non-dropping-particle":"","parse-names":false,"suffix":""},{"dropping-particle":"","family":"Zunt","given":"Joseph Raymond","non-dropping-particle":"","parse-names":false,"suffix":""},{"dropping-particle":"","family":"Abbasi","given":"Nooshin","non-dropping-particle":"","parse-names":false,"suffix":""},{"dropping-particle":"","family":"Abd-Allah","given":"Foad","non-dropping-particle":"","parse-names":false,"suffix":""},{"dropping-particle":"","family":"Abdelalim","given":"Ahmed","non-dropping-particle":"","parse-names":false,"suffix":""},{"dropping-particle":"","family":"Abdollahpour","given":"Ibrahim","non-dropping-particle":"","parse-names":false,"suffix":""},{"dropping-particle":"","family":"Aboyans","given":"Victor","non-dropping-particle":"","parse-names":false,"suffix":""},{"dropping-particle":"","family":"Abraha","given":"Haftom Niguse","non-dropping-particle":"","parse-names":false,"suffix":""},{"dropping-particle":"","family":"Acharya","given":"Dilaram","non-dropping-particle":"","parse-names":false,"suffix":""},{"dropping-particle":"","family":"Adamu","given":"Abdu A","non-dropping-particle":"","parse-names":false,"suffix":""},{"dropping-particle":"","family":"Adebayo","given":"Oladimeji M","non-dropping-particle":"","parse-names":false,"suffix":""},{"dropping-particle":"","family":"Adeoye","given":"Abiodun Moshood","non-dropping-particle":"","parse-names":false,"suffix":""},{"dropping-particle":"","family":"Adsuar","given":"Jose C","non-dropping-particle":"","parse-names":false,"suffix":""},{"dropping-particle":"","family":"Afarideh","given":"Mohsen","non-dropping-particle":"","parse-names":false,"suffix":""},{"dropping-particle":"","family":"Agrawal","given":"Sutapa","non-dropping-particle":"","parse-names":false,"suffix":""},{"dropping-particle":"","family":"Ahmadi","given":"Alireza","non-dropping-particle":"","parse-names":false,"suffix":""},{"dropping-particle":"","family":"Ahmed","given":"Muktar Beshir","non-dropping-particle":"","parse-names":false,"suffix":""},{"dropping-particle":"","family":"Aichour","given":"Amani Nidhal","non-dropping-particle":"","parse-names":false,"suffix":""},{"dropping-particle":"","family":"Aichour","given":"Ibtihel","non-dropping-particle":"","parse-names":false,"suffix":""},{"dropping-particle":"","family":"Aichour","given":"Miloud Taki Eddine","non-dropping-particle":"","parse-names":false,"suffix":""},{"dropping-particle":"","family":"Akinyemi","given":"Rufus Olusola","non-dropping-particle":"","parse-names":false,"suffix":""},{"dropping-particle":"","family":"Akseer","given":"Nadia","non-dropping-particle":"","parse-names":false,"suffix":""},{"dropping-particle":"","family":"Al-Eyadhy","given":"Ayman","non-dropping-particle":"","parse-names":false,"suffix":""},{"dropping-particle":"","family":"Al-Shahi Salman","given":"Rustam","non-dropping-particle":"","parse-names":false,"suffix":""},{"dropping-particle":"","family":"Alahdab","given":"Fares","non-dropping-particle":"","parse-names":false,"suffix":""},{"dropping-particle":"","family":"Alene","given":"Kefyalew Addis","non-dropping-particle":"","parse-names":false,"suffix":""},{"dropping-particle":"","family":"Aljunid","given":"Syed Mohamed","non-dropping-particle":"","parse-names":false,"suffix":""},{"dropping-particle":"","family":"Altirkawi","given":"Khalid","non-dropping-particle":"","parse-names":false,"suffix":""},{"dropping-particle":"","family":"Alvis-Guzman","given":"Nelson","non-dropping-particle":"","parse-names":false,"suffix":""},{"dropping-particle":"","family":"Anber","given":"Nahla Hamed","non-dropping-particle":"","parse-names":false,"suffix":""},{"dropping-particle":"","family":"Antonio","given":"Carl Abelardo T","non-dropping-particle":"","parse-names":false,"suffix":""},{"dropping-particle":"","family":"Arabloo","given":"Jalal","non-dropping-particle":"","parse-names":false,"suffix":""},{"dropping-particle":"","family":"Aremu","given":"Olatunde","non-dropping-particle":"","parse-names":false,"suffix":""},{"dropping-particle":"","family":"Ärnlöv","given":"Johan","non-dropping-particle":"","parse-names":false,"suffix":""},{"dropping-particle":"","family":"Asayesh","given":"Hamid","non-dropping-particle":"","parse-names":false,"suffix":""},{"dropping-particle":"","family":"Asghar","given":"Rana Jawad","non-dropping-particle":"","parse-names":false,"suffix":""},{"dropping-particle":"","family":"Atalay","given":"Hagos Tasew","non-dropping-particle":"","parse-names":false,"suffix":""},{"dropping-particle":"","family":"Awasthi","given":"Ashish","non-dropping-particle":"","parse-names":false,"suffix":""},{"dropping-particle":"","family":"Ayala Quintanilla","given":"Beatriz Paulina","non-dropping-particle":"","parse-names":false,"suffix":""},{"dropping-particle":"","family":"Ayuk","given":"Tambe B","non-dropping-particle":"","parse-names":false,"suffix":""},{"dropping-particle":"","family":"Badawi","given":"Alaa","non-dropping-particle":"","parse-names":false,"suffix":""},{"dropping-particle":"","family":"Banach","given":"Maciej","non-dropping-particle":"","parse-names":false,"suffix":""},{"dropping-particle":"","family":"Banoub","given":"Joseph Adel Mattar","non-dropping-particle":"","parse-names":false,"suffix":""},{"dropping-particle":"","family":"Barboza","given":"Miguel A","non-dropping-particle":"","parse-names":false,"suffix":""},{"dropping-particle":"","family":"Barker-Collo","given":"Suzanne Lyn","non-dropping-particle":"","parse-names":false,"suffix":""},{"dropping-particle":"","family":"Bärnighausen","given":"Till Winfried","non-dropping-particle":"","parse-names":false,"suffix":""},{"dropping-particle":"","family":"Baune","given":"Bernhard T","non-dropping-particle":"","parse-names":false,"suffix":""},{"dropping-particle":"","family":"Bedi","given":"Neeraj","non-dropping-particle":"","parse-names":false,"suffix":""},{"dropping-particle":"","family":"Behzadifar","given":"Masoud","non-dropping-particle":"","parse-names":false,"suffix":""},{"dropping-particle":"","family":"Behzadifar","given":"Meysam","non-dropping-particle":"","parse-names":false,"suffix":""},{"dropping-particle":"","family":"Béjot","given":"Yannick","non-dropping-particle":"","parse-names":false,"suffix":""},{"dropping-particle":"","family":"Bekele","given":"Bayu Begashaw","non-dropping-particle":"","parse-names":false,"suffix":""},{"dropping-particle":"","family":"Belachew","given":"Abate Bekele","non-dropping-particle":"","parse-names":false,"suffix":""},{"dropping-particle":"","family":"Bennett","given":"Derrick A","non-dropping-particle":"","parse-names":false,"suffix":""},{"dropping-particle":"","family":"Bensenor","given":"Isabela M","non-dropping-particle":"","parse-names":false,"suffix":""},{"dropping-particle":"","family":"Berhane","given":"Adugnaw","non-dropping-particle":"","parse-names":false,"suffix":""},{"dropping-particle":"","family":"Beuran","given":"Mircea","non-dropping-particle":"","parse-names":false,"suffix":""},{"dropping-particle":"","family":"Bhattacharyya","given":"Krittika","non-dropping-particle":"","parse-names":false,"suffix":""},{"dropping-particle":"","family":"Bhutta","given":"Zulfiqar A","non-dropping-particle":"","parse-names":false,"suffix":""},{"dropping-particle":"","family":"Biadgo","given":"Belete","non-dropping-particle":"","parse-names":false,"suffix":""},{"dropping-particle":"","family":"Bijani","given":"Ali","non-dropping-particle":"","parse-names":false,"suffix":""},{"dropping-particle":"","family":"Bililign","given":"Nigus","non-dropping-particle":"","parse-names":false,"suffix":""},{"dropping-particle":"","family":"Sayeed","given":"Muhammad Shahdaat","non-dropping-particle":"Bin","parse-names":false,"suffix":""},{"dropping-particle":"","family":"Blazes","given":"Christopher Kynrint","non-dropping-particle":"","parse-names":false,"suffix":""},{"dropping-particle":"","family":"Brayne","given":"Carol","non-dropping-particle":"","parse-names":false,"suffix":""},{"dropping-particle":"","family":"Butt","given":"Zahid A","non-dropping-particle":"","parse-names":false,"suffix":""},{"dropping-particle":"","family":"Campos-Nonato","given":"Ismael R","non-dropping-particle":"","parse-names":false,"suffix":""},{"dropping-particle":"","family":"Cantu-Brito","given":"Carlos","non-dropping-particle":"","parse-names":false,"suffix":""},{"dropping-particle":"","family":"Car","given":"Mate","non-dropping-particle":"","parse-names":false,"suffix":""},{"dropping-particle":"","family":"Cárdenas","given":"Rosario","non-dropping-particle":"","parse-names":false,"suffix":""},{"dropping-particle":"","family":"Carrero","given":"Juan J","non-dropping-particle":"","parse-names":false,"suffix":""},{"dropping-particle":"","family":"Carvalho","given":"Félix","non-dropping-particle":"","parse-names":false,"suffix":""},{"dropping-particle":"","family":"Castañeda-Orjuela","given":"Carlos A","non-dropping-particle":"","parse-names":false,"suffix":""},{"dropping-particle":"","family":"Castro","given":"Franz","non-dropping-particle":"","parse-names":false,"suffix":""},{"dropping-particle":"","family":"Catalá-López","given":"Ferrán","non-dropping-particle":"","parse-names":false,"suffix":""},{"dropping-particle":"","family":"Cerin","given":"Ester","non-dropping-particle":"","parse-names":false,"suffix":""},{"dropping-particle":"","family":"Chaiah","given":"Yazan","non-dropping-particle":"","parse-names":false,"suffix":""},{"dropping-particle":"","family":"Chang","given":"Jung-Chen","non-dropping-particle":"","parse-names":false,"suffix":""},{"dropping-particle":"","family":"Chatziralli","given":"Irini","non-dropping-particle":"","parse-names":false,"suffix":""},{"dropping-particle":"","family":"Chiang","given":"Peggy Pei-Chia","non-dropping-particle":"","parse-names":false,"suffix":""},{"dropping-particle":"","family":"Christensen","given":"Hanne","non-dropping-particle":"","parse-names":false,"suffix":""},{"dropping-particle":"","family":"Christopher","given":"Devasahayam J","non-dropping-particle":"","parse-names":false,"suffix":""},{"dropping-particle":"","family":"Cooper","given":"Cyrus","non-dropping-particle":"","parse-names":false,"suffix":""},{"dropping-particle":"","family":"Cortesi","given":"Paolo Angelo","non-dropping-particle":"","parse-names":false,"suffix":""},{"dropping-particle":"","family":"Costa","given":"Vera M","non-dropping-particle":"","parse-names":false,"suffix":""},{"dropping-particle":"","family":"Criqui","given":"Michael H","non-dropping-particle":"","parse-names":false,"suffix":""},{"dropping-particle":"","family":"Crowe","given":"Christopher Stephen","non-dropping-particle":"","parse-names":false,"suffix":""},{"dropping-particle":"","family":"Damasceno","given":"Albertino Antonio Moura","non-dropping-particle":"","parse-names":false,"suffix":""},{"dropping-particle":"","family":"Daryani","given":"Ahmad","non-dropping-particle":"","parse-names":false,"suffix":""},{"dropping-particle":"","family":"la Cruz-Góngora","given":"Vanessa","non-dropping-particle":"De","parse-names":false,"suffix":""},{"dropping-particle":"","family":"la Hoz","given":"Fernando Pio","non-dropping-particle":"De","parse-names":false,"suffix":""},{"dropping-particle":"","family":"Leo","given":"Diego","non-dropping-particle":"De","parse-names":false,"suffix":""},{"dropping-particle":"","family":"Demoz","given":"Gebre Teklemariam","non-dropping-particle":"","parse-names":false,"suffix":""},{"dropping-particle":"","family":"Deribe","given":"Kebede","non-dropping-particle":"","parse-names":false,"suffix":""},{"dropping-particle":"","family":"Dharmaratne","given":"Samath Dhamminda","non-dropping-particle":"","parse-names":false,"suffix":""},{"dropping-particle":"","family":"Diaz","given":"Daniel","non-dropping-particle":"","parse-names":false,"suffix":""},{"dropping-particle":"","family":"Dinberu","given":"Mesfin Tadese","non-dropping-particle":"","parse-names":false,"suffix":""},{"dropping-particle":"","family":"Djalalinia","given":"Shirin","non-dropping-particle":"","parse-names":false,"suffix":""},{"dropping-particle":"","family":"Doku","given":"David Teye","non-dropping-particle":"","parse-names":false,"suffix":""},{"dropping-particle":"","family":"Dubey","given":"Manisha","non-dropping-particle":"","parse-names":false,"suffix":""},{"dropping-particle":"","family":"Dubljanin","given":"Eleonora","non-dropping-particle":"","parse-names":false,"suffix":""},{"dropping-particle":"","family":"Duken","given":"Eyasu Ejeta","non-dropping-particle":"","parse-names":false,"suffix":""},{"dropping-particle":"","family":"Edvardsson","given":"David","non-dropping-particle":"","parse-names":false,"suffix":""},{"dropping-particle":"","family":"El-Khatib","given":"Ziad","non-dropping-particle":"","parse-names":false,"suffix":""},{"dropping-particle":"","family":"Endres","given":"Matthias","non-dropping-particle":"","parse-names":false,"suffix":""},{"dropping-particle":"","family":"Endries","given":"Aman Yesuf","non-dropping-particle":"","parse-names":false,"suffix":""},{"dropping-particle":"","family":"Eskandarieh","given":"Sharareh","non-dropping-particle":"","parse-names":false,"suffix":""},{"dropping-particle":"","family":"Esteghamati","given":"Alireza","non-dropping-particle":"","parse-names":false,"suffix":""},{"dropping-particle":"","family":"Esteghamati","given":"Sadaf","non-dropping-particle":"","parse-names":false,"suffix":""},{"dropping-particle":"","family":"Farhadi","given":"Farzaneh","non-dropping-particle":"","parse-names":false,"suffix":""},{"dropping-particle":"","family":"Faro","given":"Andre","non-dropping-particle":"","parse-names":false,"suffix":""},{"dropping-particle":"","family":"Farzadfar","given":"Farshad","non-dropping-particle":"","parse-names":false,"suffix":""},{"dropping-particle":"","family":"Farzaei","given":"Mohammad Hosein","non-dropping-particle":"","parse-names":false,"suffix":""},{"dropping-particle":"","family":"Fatima","given":"Batool","non-dropping-particle":"","parse-names":false,"suffix":""},{"dropping-particle":"","family":"Fereshtehnejad","given":"Seyed-Mohammad","non-dropping-particle":"","parse-names":false,"suffix":""},{"dropping-particle":"","family":"Fernandes","given":"Eduarda","non-dropping-particle":"","parse-names":false,"suffix":""},{"dropping-particle":"","family":"Feyissa","given":"Garumma Tolu","non-dropping-particle":"","parse-names":false,"suffix":""},{"dropping-particle":"","family":"Filip","given":"Irina","non-dropping-particle":"","parse-names":false,"suffix":""},{"dropping-particle":"","family":"Fischer","given":"Florian","non-dropping-particle":"","parse-names":false,"suffix":""},{"dropping-particle":"","family":"Fukumoto","given":"Takeshi","non-dropping-particle":"","parse-names":false,"suffix":""},{"dropping-particle":"","family":"Ganji","given":"Morsaleh","non-dropping-particle":"","parse-names":false,"suffix":""},{"dropping-particle":"","family":"Gankpe","given":"Fortune Gbetoho","non-dropping-particle":"","parse-names":false,"suffix":""},{"dropping-particle":"","family":"Garcia-Gordillo","given":"Miguel A","non-dropping-particle":"","parse-names":false,"suffix":""},{"dropping-particle":"","family":"Gebre","given":"Abadi Kahsu","non-dropping-particle":"","parse-names":false,"suffix":""},{"dropping-particle":"","family":"Gebremichael","given":"Teklu Gebrehiwo","non-dropping-particle":"","parse-names":false,"suffix":""},{"dropping-particle":"","family":"Gelaw","given":"Belayneh K","non-dropping-particle":"","parse-names":false,"suffix":""},{"dropping-particle":"","family":"Geleijnse","given":"Johanna M","non-dropping-particle":"","parse-names":false,"suffix":""},{"dropping-particle":"","family":"Geremew","given":"Demeke","non-dropping-particle":"","parse-names":false,"suffix":""},{"dropping-particle":"","family":"Gezae","given":"Kebede Embaye","non-dropping-particle":"","parse-names":false,"suffix":""},{"dropping-particle":"","family":"Ghasemi-Kasman","given":"Maryam","non-dropping-particle":"","parse-names":false,"suffix":""},{"dropping-particle":"","family":"Gidey","given":"Mahari Y","non-dropping-particle":"","parse-names":false,"suffix":""},{"dropping-particle":"","family":"Gill","given":"Paramjit Singh","non-dropping-particle":"","parse-names":false,"suffix":""},{"dropping-particle":"","family":"Gill","given":"Tiffany K","non-dropping-particle":"","parse-names":false,"suffix":""},{"dropping-particle":"","family":"Girma","given":"Efrata Tufa","non-dropping-particle":"","parse-names":false,"suffix":""},{"dropping-particle":"V","family":"Gnedovskaya","given":"Elena","non-dropping-particle":"","parse-names":false,"suffix":""},{"dropping-particle":"","family":"Goulart","given":"Alessandra C","non-dropping-particle":"","parse-names":false,"suffix":""},{"dropping-particle":"","family":"Grada","given":"Ayman","non-dropping-particle":"","parse-names":false,"suffix":""},{"dropping-particle":"","family":"Grosso","given":"Giuseppe","non-dropping-particle":"","parse-names":false,"suffix":""},{"dropping-particle":"","family":"Guo","given":"Yuming","non-dropping-particle":"","parse-names":false,"suffix":""},{"dropping-particle":"","family":"Gupta","given":"Rahul","non-dropping-particle":"","parse-names":false,"suffix":""},{"dropping-particle":"","family":"Gupta","given":"Rajeev","non-dropping-particle":"","parse-names":false,"suffix":""},{"dropping-particle":"","family":"Haagsma","given":"Juanita A","non-dropping-particle":"","parse-names":false,"suffix":""},{"dropping-particle":"","family":"Hagos","given":"Tekleberhan B","non-dropping-particle":"","parse-names":false,"suffix":""},{"dropping-particle":"","family":"Haj-Mirzaian","given":"Arvin","non-dropping-particle":"","parse-names":false,"suffix":""},{"dropping-particle":"","family":"Haj-Mirzaian","given":"Arya","non-dropping-particle":"","parse-names":false,"suffix":""},{"dropping-particle":"","family":"Hamadeh","given":"Randah R","non-dropping-particle":"","parse-names":false,"suffix":""},{"dropping-particle":"","family":"Hamidi","given":"Samer","non-dropping-particle":"","parse-names":false,"suffix":""},{"dropping-particle":"","family":"Hankey","given":"Graeme J","non-dropping-particle":"","parse-names":false,"suffix":""},{"dropping-particle":"","family":"Hao","given":"Yuantao","non-dropping-particle":"","parse-names":false,"suffix":""},{"dropping-particle":"","family":"Haro","given":"Josep Maria","non-dropping-particle":"","parse-names":false,"suffix":""},{"dropping-particle":"","family":"Hassankhani","given":"Hadi","non-dropping-particle":"","parse-names":false,"suffix":""},{"dropping-particle":"","family":"Hassen","given":"Hamid Yimam","non-dropping-particle":"","parse-names":false,"suffix":""},{"dropping-particle":"","family":"Havmoeller","given":"Rasmus","non-dropping-particle":"","parse-names":false,"suffix":""},{"dropping-particle":"","family":"Hay","given":"Simon I","non-dropping-particle":"","parse-names":false,"suffix":""},{"dropping-particle":"","family":"Hegazy","given":"Mohamed I","non-dropping-particle":"","parse-names":false,"suffix":""},{"dropping-particle":"","family":"Heidari","given":"Behnam","non-dropping-particle":"","parse-names":false,"suffix":""},{"dropping-particle":"","family":"Henok","given":"Andualem","non-dropping-particle":"","parse-names":false,"suffix":""},{"dropping-particle":"","family":"Heydarpour","given":"Fatemeh","non-dropping-particle":"","parse-names":false,"suffix":""},{"dropping-particle":"","family":"Hoang","given":"Chi Linh","non-dropping-particle":"","parse-names":false,"suffix":""},{"dropping-particle":"","family":"Hole","given":"Michael K","non-dropping-particle":"","parse-names":false,"suffix":""},{"dropping-particle":"","family":"Homaie Rad","given":"Enayatollah","non-dropping-particle":"","parse-names":false,"suffix":""},{"dropping-particle":"","family":"Hosseini","given":"Seyed Mostafa","non-dropping-particle":"","parse-names":false,"suffix":""},{"dropping-particle":"","family":"Hu","given":"Guoqing","non-dropping-particle":"","parse-names":false,"suffix":""},{"dropping-particle":"","family":"Igumbor","given":"Ehimario U","non-dropping-particle":"","parse-names":false,"suffix":""},{"dropping-particle":"","family":"Ilesanmi","given":"Olayinka Stephen","non-dropping-particle":"","parse-names":false,"suffix":""},{"dropping-particle":"","family":"Irvani","given":"Seyed Sina Naghibi","non-dropping-particle":"","parse-names":false,"suffix":""},{"dropping-particle":"","family":"Islam","given":"Sheikh Mohammed Shariful","non-dropping-particle":"","parse-names":false,"suffix":""},{"dropping-particle":"","family":"Jakovljevic","given":"Mihajlo","non-dropping-particle":"","parse-names":false,"suffix":""},{"dropping-particle":"","family":"Javanbakht","given":"Mehdi","non-dropping-particle":"","parse-names":false,"suffix":""},{"dropping-particle":"","family":"Jha","given":"Ravi Prakash","non-dropping-particle":"","parse-names":false,"suffix":""},{"dropping-particle":"","family":"Jobanputra","given":"Yash B","non-dropping-particle":"","parse-names":false,"suffix":""},{"dropping-particle":"","family":"Jonas","given":"Jost B","non-dropping-particle":"","parse-names":false,"suffix":""},{"dropping-particle":"","family":"Jozwiak","given":"Jacek Jerzy","non-dropping-particle":"","parse-names":false,"suffix":""},{"dropping-particle":"","family":"Jürisson","given":"Mikk","non-dropping-particle":"","parse-names":false,"suffix":""},{"dropping-particle":"","family":"Kahsay","given":"Amaha","non-dropping-particle":"","parse-names":false,"suffix":""},{"dropping-particle":"","family":"Kalani","given":"Rizwan","non-dropping-particle":"","parse-names":false,"suffix":""},{"dropping-particle":"","family":"Kalkonde","given":"Yogeshwar","non-dropping-particle":"","parse-names":false,"suffix":""},{"dropping-particle":"","family":"Kamil","given":"Teshome Abegaz","non-dropping-particle":"","parse-names":false,"suffix":""},{"dropping-particle":"","family":"Kanchan","given":"Tanuj","non-dropping-particle":"","parse-names":false,"suffix":""},{"dropping-particle":"","family":"Karami","given":"Manoochehr","non-dropping-particle":"","parse-names":false,"suffix":""},{"dropping-particle":"","family":"Karch","given":"André","non-dropping-particle":"","parse-names":false,"suffix":""},{"dropping-particle":"","family":"Karimi","given":"Narges","non-dropping-particle":"","parse-names":false,"suffix":""},{"dropping-particle":"","family":"Kasaeian","given":"Amir","non-dropping-particle":"","parse-names":false,"suffix":""},{"dropping-particle":"","family":"Kassa","given":"Tesfaye Dessale","non-dropping-particle":"","parse-names":false,"suffix":""},{"dropping-particle":"","family":"Kassa","given":"Zemenu Yohannes","non-dropping-particle":"","parse-names":false,"suffix":""},{"dropping-particle":"","family":"Kaul","given":"Anil","non-dropping-particle":"","parse-names":false,"suffix":""},{"dropping-particle":"","family":"Kefale","given":"Adane Teshome","non-dropping-particle":"","parse-names":false,"suffix":""},{"dropping-particle":"","family":"Keiyoro","given":"Peter Njenga","non-dropping-particle":"","parse-names":false,"suffix":""},{"dropping-particle":"","family":"Khader","given":"Yousef Saleh","non-dropping-particle":"","parse-names":false,"suffix":""},{"dropping-particle":"","family":"Khafaie","given":"Morteza Abdullatif","non-dropping-particle":"","parse-names":false,"suffix":""},{"dropping-particle":"","family":"Khalil","given":"Ibrahim A","non-dropping-particle":"","parse-names":false,"suffix":""},{"dropping-particle":"","family":"Khan","given":"Ejaz Ahmad","non-dropping-particle":"","parse-names":false,"suffix":""},{"dropping-particle":"","family":"Khang","given":"Young-Ho","non-dropping-particle":"","parse-names":false,"suffix":""},{"dropping-particle":"","family":"Khazaie","given":"Habibolah","non-dropping-particle":"","parse-names":false,"suffix":""},{"dropping-particle":"","family":"Kiadaliri","given":"Aliasghar A","non-dropping-particle":"","parse-names":false,"suffix":""},{"dropping-particle":"","family":"Kiirithio","given":"Daniel N","non-dropping-particle":"","parse-names":false,"suffix":""},{"dropping-particle":"","family":"Kim","given":"Anthony S","non-dropping-particle":"","parse-names":false,"suffix":""},{"dropping-particle":"","family":"Kim","given":"Daniel","non-dropping-particle":"","parse-names":false,"suffix":""},{"dropping-particle":"","family":"Kim","given":"Young-Eun","non-dropping-particle":"","parse-names":false,"suffix":""},{"dropping-particle":"","family":"Kim","given":"Yun Jin","non-dropping-particle":"","parse-names":false,"suffix":""},{"dropping-particle":"","family":"Kisa","given":"Adnan","non-dropping-particle":"","parse-names":false,"suffix":""},{"dropping-particle":"","family":"Kokubo","given":"Yoshihiro","non-dropping-particle":"","parse-names":false,"suffix":""},{"dropping-particle":"","family":"Koyanagi","given":"Ai","non-dropping-particle":"","parse-names":false,"suffix":""},{"dropping-particle":"V","family":"Krishnamurthi","given":"Rita","non-dropping-particle":"","parse-names":false,"suffix":""},{"dropping-particle":"","family":"Kuate Defo","given":"Barthelemy","non-dropping-particle":"","parse-names":false,"suffix":""},{"dropping-particle":"","family":"Kucuk Bicer","given":"Burcu","non-dropping-particle":"","parse-names":false,"suffix":""},{"dropping-particle":"","family":"Kumar","given":"Manasi","non-dropping-particle":"","parse-names":false,"suffix":""},{"dropping-particle":"","family":"Lacey","given":"Ben","non-dropping-particle":"","parse-names":false,"suffix":""},{"dropping-particle":"","family":"Lafranconi","given":"Alessandra","non-dropping-particle":"","parse-names":false,"suffix":""},{"dropping-particle":"","family":"Lansingh","given":"Van C","non-dropping-particle":"","parse-names":false,"suffix":""},{"dropping-particle":"","family":"Latifi","given":"Arman","non-dropping-particle":"","parse-names":false,"suffix":""},{"dropping-particle":"","family":"Leshargie","given":"Cheru Tesema","non-dropping-particle":"","parse-names":false,"suffix":""},{"dropping-particle":"","family":"Li","given":"Shanshan","non-dropping-particle":"","parse-names":false,"suffix":""},{"dropping-particle":"","family":"Liao","given":"Yu","non-dropping-particle":"","parse-names":false,"suffix":""},{"dropping-particle":"","family":"Linn","given":"Shai","non-dropping-particle":"","parse-names":false,"suffix":""},{"dropping-particle":"","family":"Lo","given":"Warren David","non-dropping-particle":"","parse-names":false,"suffix":""},{"dropping-particle":"","family":"Lopez","given":"Jaifred Christian F","non-dropping-particle":"","parse-names":false,"suffix":""},{"dropping-particle":"","family":"Lorkowski","given":"Stefan","non-dropping-particle":"","parse-names":false,"suffix":""},{"dropping-particle":"","family":"Lotufo","given":"Paulo A","non-dropping-particle":"","parse-names":false,"suffix":""},{"dropping-particle":"","family":"Lucas","given":"Robyn M","non-dropping-particle":"","parse-names":false,"suffix":""},{"dropping-particle":"","family":"Lunevicius","given":"Raimundas","non-dropping-particle":"","parse-names":false,"suffix":""},{"dropping-particle":"","family":"Mackay","given":"Mark T","non-dropping-particle":"","parse-names":false,"suffix":""},{"dropping-particle":"","family":"Mahotra","given":"Narayan Bahadur","non-dropping-particle":"","parse-names":false,"suffix":""},{"dropping-particle":"","family":"Majdan","given":"Marek","non-dropping-particle":"","parse-names":false,"suffix":""},{"dropping-particle":"","family":"Majdzadeh","given":"Reza","non-dropping-particle":"","parse-names":false,"suffix":""},{"dropping-particle":"","family":"Majeed","given":"Azeem","non-dropping-particle":"","parse-names":false,"suffix":""},{"dropping-particle":"","family":"Malekzadeh","given":"Reza","non-dropping-particle":"","parse-names":false,"suffix":""},{"dropping-particle":"","family":"Malta","given":"Deborah Carvalho","non-dropping-particle":"","parse-names":false,"suffix":""},{"dropping-particle":"","family":"Manafi","given":"Navid","non-dropping-particle":"","parse-names":false,"suffix":""},{"dropping-particle":"","family":"Mansournia","given":"Mohammad Ali","non-dropping-particle":"","parse-names":false,"suffix":""},{"dropping-particle":"","family":"Mantovani","given":"Lorenzo Giovanni","non-dropping-particle":"","parse-names":false,"suffix":""},{"dropping-particle":"","family":"März","given":"Winfried","non-dropping-particle":"","parse-names":false,"suffix":""},{"dropping-particle":"","family":"Mashamba-Thompson","given":"Tivani Phosa","non-dropping-particle":"","parse-names":false,"suffix":""},{"dropping-particle":"","family":"Massenburg","given":"Benjamin Ballard","non-dropping-particle":"","parse-names":false,"suffix":""},{"dropping-particle":"V","family":"Mate","given":"Kedar K","non-dropping-particle":"","parse-names":false,"suffix":""},{"dropping-particle":"","family":"McAlinden","given":"Colm","non-dropping-particle":"","parse-names":false,"suffix":""},{"dropping-particle":"","family":"McGrath","given":"John J","non-dropping-particle":"","parse-names":false,"suffix":""},{"dropping-particle":"","family":"Mehta","given":"Varshil","non-dropping-particle":"","parse-names":false,"suffix":""},{"dropping-particle":"","family":"Meier","given":"Toni","non-dropping-particle":"","parse-names":false,"suffix":""},{"dropping-particle":"","family":"Meles","given":"Hagazi Gebre","non-dropping-particle":"","parse-names":false,"suffix":""},{"dropping-particle":"","family":"Melese","given":"Addisu","non-dropping-particle":"","parse-names":false,"suffix":""},{"dropping-particle":"","family":"Memiah","given":"Peter T N","non-dropping-particle":"","parse-names":false,"suffix":""},{"dropping-particle":"","family":"Memish","given":"Ziad A","non-dropping-particle":"","parse-names":false,"suffix":""},{"dropping-particle":"","family":"Mendoza","given":"Walter","non-dropping-particle":"","parse-names":false,"suffix":""},{"dropping-particle":"","family":"Mengistu","given":"Desalegn Tadese","non-dropping-particle":"","parse-names":false,"suffix":""},{"dropping-particle":"","family":"Mengistu","given":"Getnet","non-dropping-particle":"","parse-names":false,"suffix":""},{"dropping-particle":"","family":"Meretoja","given":"Atte","non-dropping-particle":"","parse-names":false,"suffix":""},{"dropping-particle":"","family":"Meretoja","given":"Tuomo J","non-dropping-particle":"","parse-names":false,"suffix":""},{"dropping-particle":"","family":"Mestrovic","given":"Tomislav","non-dropping-particle":"","parse-names":false,"suffix":""},{"dropping-particle":"","family":"Miazgowski","given":"Bartosz","non-dropping-particle":"","parse-names":false,"suffix":""},{"dropping-particle":"","family":"Miazgowski","given":"Tomasz","non-dropping-particle":"","parse-names":false,"suffix":""},{"dropping-particle":"","family":"Miller","given":"Ted R","non-dropping-particle":"","parse-names":false,"suffix":""},{"dropping-particle":"","family":"Mini","given":"GK","non-dropping-particle":"","parse-names":false,"suffix":""},{"dropping-particle":"","family":"Mirrakhimov","given":"Erkin M","non-dropping-particle":"","parse-names":false,"suffix":""},{"dropping-particle":"","family":"Moazen","given":"Babak","non-dropping-particle":"","parse-names":false,"suffix":""},{"dropping-particle":"","family":"Mohajer","given":"Bahram","non-dropping-particle":"","parse-names":false,"suffix":""},{"dropping-particle":"","family":"Mohammad Gholi Mezerji","given":"Naser","non-dropping-particle":"","parse-names":false,"suffix":""},{"dropping-particle":"","family":"Mohammadi","given":"Moslem","non-dropping-particle":"","parse-names":false,"suffix":""},{"dropping-particle":"","family":"Mohammadi-Khanaposhtani","given":"Maryam","non-dropping-particle":"","parse-names":false,"suffix":""},{"dropping-particle":"","family":"Mohammadibakhsh","given":"Roghayeh","non-dropping-particle":"","parse-names":false,"suffix":""},{"dropping-particle":"","family":"Mohammadnia-Afrouzi","given":"Mousa","non-dropping-particle":"","parse-names":false,"suffix":""},{"dropping-particle":"","family":"Mohammed","given":"Shafiu","non-dropping-particle":"","parse-names":false,"suffix":""},{"dropping-particle":"","family":"Mohebi","given":"Farnam","non-dropping-particle":"","parse-names":false,"suffix":""},{"dropping-particle":"","family":"Mokdad","given":"Ali H","non-dropping-particle":"","parse-names":false,"suffix":""},{"dropping-particle":"","family":"Monasta","given":"Lorenzo","non-dropping-particle":"","parse-names":false,"suffix":""},{"dropping-particle":"","family":"Mondello","given":"Stefania","non-dropping-particle":"","parse-names":false,"suffix":""},{"dropping-particle":"","family":"Moodley","given":"Yoshan","non-dropping-particle":"","parse-names":false,"suffix":""},{"dropping-particle":"","family":"Moosazadeh","given":"Mahmood","non-dropping-particle":"","parse-names":false,"suffix":""},{"dropping-particle":"","family":"Moradi","given":"Ghobad","non-dropping-particle":"","parse-names":false,"suffix":""},{"dropping-particle":"","family":"Moradi-Lakeh","given":"Maziar","non-dropping-particle":"","parse-names":false,"suffix":""},{"dropping-particle":"","family":"Moradinazar","given":"Mehdi","non-dropping-particle":"","parse-names":false,"suffix":""},{"dropping-particle":"","family":"Moraga","given":"Paula","non-dropping-particle":"","parse-names":false,"suffix":""},{"dropping-particle":"","family":"Moreno Velásquez","given":"Ilais","non-dropping-particle":"","parse-names":false,"suffix":""},{"dropping-particle":"","family":"Morrison","given":"Shane Douglas","non-dropping-particle":"","parse-names":false,"suffix":""},{"dropping-particle":"","family":"Mousavi","given":"Seyyed Meysam","non-dropping-particle":"","parse-names":false,"suffix":""},{"dropping-particle":"","family":"Muhammed","given":"Oumer Sada","non-dropping-particle":"","parse-names":false,"suffix":""},{"dropping-particle":"","family":"Muruet","given":"Walter","non-dropping-particle":"","parse-names":false,"suffix":""},{"dropping-particle":"","family":"Musa","given":"Kamarul Imran","non-dropping-particle":"","parse-names":false,"suffix":""},{"dropping-particle":"","family":"Mustafa","given":"Ghulam","non-dropping-particle":"","parse-names":false,"suffix":""},{"dropping-particle":"","family":"Naderi","given":"Mehdi","non-dropping-particle":"","parse-names":false,"suffix":""},{"dropping-particle":"","family":"Nagel","given":"Gabriele","non-dropping-particle":"","parse-names":false,"suffix":""},{"dropping-particle":"","family":"Naheed","given":"Aliya","non-dropping-particle":"","parse-names":false,"suffix":""},{"dropping-particle":"","family":"Naik","given":"Gurudatta","non-dropping-particle":"","parse-names":false,"suffix":""},{"dropping-particle":"","family":"Najafi","given":"Farid","non-dropping-particle":"","parse-names":false,"suffix":""},{"dropping-particle":"","family":"Nangia","given":"Vinay","non-dropping-particle":"","parse-names":false,"suffix":""},{"dropping-particle":"","family":"Negoi","given":"Ionut","non-dropping-particle":"","parse-names":false,"suffix":""},{"dropping-particle":"","family":"Negoi","given":"Ruxandra Irina","non-dropping-particle":"","parse-names":false,"suffix":""},{"dropping-particle":"","family":"Newton","given":"Charles Richard James","non-dropping-particle":"","parse-names":false,"suffix":""},{"dropping-particle":"","family":"Ngunjiri","given":"Josephine W","non-dropping-particle":"","parse-names":false,"suffix":""},{"dropping-particle":"","family":"Nguyen","given":"Cuong Tat","non-dropping-particle":"","parse-names":false,"suffix":""},{"dropping-particle":"","family":"Nguyen","given":"Long Hoang","non-dropping-particle":"","parse-names":false,"suffix":""},{"dropping-particle":"","family":"Ningrum","given":"Dina Nur Anggraini","non-dropping-particle":"","parse-names":false,"suffix":""},{"dropping-particle":"","family":"Nirayo","given":"Yirga Legesse","non-dropping-particle":"","parse-names":false,"suffix":""},{"dropping-particle":"","family":"Nixon","given":"Molly R","non-dropping-particle":"","parse-names":false,"suffix":""},{"dropping-particle":"","family":"Norrving","given":"Bo","non-dropping-particle":"","parse-names":false,"suffix":""},{"dropping-particle":"","family":"Noubiap","given":"Jean Jacques","non-dropping-particle":"","parse-names":false,"suffix":""},{"dropping-particle":"","family":"Nourollahpour Shiadeh","given":"Malihe","non-dropping-particle":"","parse-names":false,"suffix":""},{"dropping-particle":"","family":"Nyasulu","given":"Peter S","non-dropping-particle":"","parse-names":false,"suffix":""},{"dropping-particle":"","family":"Ogah","given":"Okechukwu Samuel","non-dropping-particle":"","parse-names":false,"suffix":""},{"dropping-particle":"","family":"Oh","given":"In-Hwan","non-dropping-particle":"","parse-names":false,"suffix":""},{"dropping-particle":"","family":"Olagunju","given":"Andrew T","non-dropping-particle":"","parse-names":false,"suffix":""},{"dropping-particle":"","family":"Olagunju","given":"Tinuke O","non-dropping-particle":"","parse-names":false,"suffix":""},{"dropping-particle":"","family":"Olivares","given":"Pedro R","non-dropping-particle":"","parse-names":false,"suffix":""},{"dropping-particle":"","family":"Onwujekwe","given":"Obinna E","non-dropping-particle":"","parse-names":false,"suffix":""},{"dropping-particle":"","family":"Oren","given":"Eyal","non-dropping-particle":"","parse-names":false,"suffix":""},{"dropping-particle":"","family":"Owolabi","given":"Mayowa Ojo","non-dropping-particle":"","parse-names":false,"suffix":""},{"dropping-particle":"","family":"PA","given":"Mahesh","non-dropping-particle":"","parse-names":false,"suffix":""},{"dropping-particle":"","family":"Pakpour","given":"Amir H","non-dropping-particle":"","parse-names":false,"suffix":""},{"dropping-particle":"","family":"Pan","given":"Wen-Harn","non-dropping-particle":"","parse-names":false,"suffix":""},{"dropping-particle":"","family":"Panda-Jonas","given":"Songhomitra","non-dropping-particle":"","parse-names":false,"suffix":""},{"dropping-particle":"","family":"Pandian","given":"Jeyaraj Durai","non-dropping-particle":"","parse-names":false,"suffix":""},{"dropping-particle":"","family":"Patel","given":"Sangram Kishor","non-dropping-particle":"","parse-names":false,"suffix":""},{"dropping-particle":"","family":"Pereira","given":"David M","non-dropping-particle":"","parse-names":false,"suffix":""},{"dropping-particle":"","family":"Petzold","given":"Max","non-dropping-particle":"","parse-names":false,"suffix":""},{"dropping-particle":"","family":"Pillay","given":"Julian David","non-dropping-particle":"","parse-names":false,"suffix":""},{"dropping-particle":"","family":"Piradov","given":"Michael A","non-dropping-particle":"","parse-names":false,"suffix":""},{"dropping-particle":"V","family":"Polanczyk","given":"Guilherme","non-dropping-particle":"","parse-names":false,"suffix":""},{"dropping-particle":"","family":"Polinder","given":"Suzanne","non-dropping-particle":"","parse-names":false,"suffix":""},{"dropping-particle":"","family":"Postma","given":"Maarten J","non-dropping-particle":"","parse-names":false,"suffix":""},{"dropping-particle":"","family":"Poulton","given":"Richie","non-dropping-particle":"","parse-names":false,"suffix":""},{"dropping-particle":"","family":"Poustchi","given":"Hossein","non-dropping-particle":"","parse-names":false,"suffix":""},{"dropping-particle":"","family":"Prakash","given":"Swayam","non-dropping-particle":"","parse-names":false,"suffix":""},{"dropping-particle":"","family":"Prakash","given":"V","non-dropping-particle":"","parse-names":false,"suffix":""},{"dropping-particle":"","family":"Qorbani","given":"Mostafa","non-dropping-particle":"","parse-names":false,"suffix":""},{"dropping-particle":"","family":"Radfar","given":"Amir","non-dropping-particle":"","parse-names":false,"suffix":""},{"dropping-particle":"","family":"Rafay","given":"Anwar","non-dropping-particle":"","parse-names":false,"suffix":""},{"dropping-particle":"","family":"Rafiei","given":"Alireza","non-dropping-particle":"","parse-names":false,"suffix":""},{"dropping-particle":"","family":"Rahim","given":"Fakher","non-dropping-particle":"","parse-names":false,"suffix":""},{"dropping-particle":"","family":"Rahimi-Movaghar","given":"Vafa","non-dropping-particle":"","parse-names":false,"suffix":""},{"dropping-particle":"","family":"Rahman","given":"Mahfuzar","non-dropping-particle":"","parse-names":false,"suffix":""},{"dropping-particle":"","family":"Rahman","given":"Mohammad Hifz Ur","non-dropping-particle":"","parse-names":false,"suffix":""},{"dropping-particle":"","family":"Rahman","given":"Muhammad Aziz","non-dropping-particle":"","parse-names":false,"suffix":""},{"dropping-particle":"","family":"Rajati","given":"Fatemeh","non-dropping-particle":"","parse-names":false,"suffix":""},{"dropping-particle":"","family":"Ram","given":"Usha","non-dropping-particle":"","parse-names":false,"suffix":""},{"dropping-particle":"","family":"Ranta","given":"Anna","non-dropping-particle":"","parse-names":false,"suffix":""},{"dropping-particle":"","family":"Rawaf","given":"David Laith","non-dropping-particle":"","parse-names":false,"suffix":""},{"dropping-particle":"","family":"Rawaf","given":"Salman","non-dropping-particle":"","parse-names":false,"suffix":""},{"dropping-particle":"","family":"Reinig","given":"Nickolas","non-dropping-particle":"","parse-names":false,"suffix":""},{"dropping-particle":"","family":"Reis","given":"Cesar","non-dropping-particle":"","parse-names":false,"suffix":""},{"dropping-particle":"","family":"Renzaho","given":"Andre M N","non-dropping-particle":"","parse-names":false,"suffix":""},{"dropping-particle":"","family":"Resnikoff","given":"Serge","non-dropping-particle":"","parse-names":false,"suffix":""},{"dropping-particle":"","family":"Rezaeian","given":"Shahab","non-dropping-particle":"","parse-names":false,"suffix":""},{"dropping-particle":"","family":"Rezai","given":"Mohammad Sadegh","non-dropping-particle":"","parse-names":false,"suffix":""},{"dropping-particle":"","family":"Rios González","given":"Carlos Miguel","non-dropping-particle":"","parse-names":false,"suffix":""},{"dropping-particle":"","family":"Roberts","given":"Nicholas L S","non-dropping-particle":"","parse-names":false,"suffix":""},{"dropping-particle":"","family":"Roever","given":"Leonardo","non-dropping-particle":"","parse-names":false,"suffix":""},{"dropping-particle":"","family":"Ronfani","given":"Luca","non-dropping-particle":"","parse-names":false,"suffix":""},{"dropping-particle":"","family":"Roro","given":"Elias Merdassa","non-dropping-particle":"","parse-names":false,"suffix":""},{"dropping-particle":"","family":"Roshandel","given":"Gholamreza","non-dropping-particle":"","parse-names":false,"suffix":""},{"dropping-particle":"","family":"Rostami","given":"Ali","non-dropping-particle":"","parse-names":false,"suffix":""},{"dropping-particle":"","family":"Sabbagh","given":"Parisa","non-dropping-particle":"","parse-names":false,"suffix":""},{"dropping-particle":"","family":"Sacco","given":"Ralph L","non-dropping-particle":"","parse-names":false,"suffix":""},{"dropping-particle":"","family":"Sachdev","given":"Perminder S","non-dropping-particle":"","parse-names":false,"suffix":""},{"dropping-particle":"","family":"Saddik","given":"Basema","non-dropping-particle":"","parse-names":false,"suffix":""},{"dropping-particle":"","family":"Safari","given":"Hosein","non-dropping-particle":"","parse-names":false,"suffix":""},{"dropping-particle":"","family":"Safari-Faramani","given":"Roya","non-dropping-particle":"","parse-names":false,"suffix":""},{"dropping-particle":"","family":"Safi","given":"Sare","non-dropping-particle":"","parse-names":false,"suffix":""},{"dropping-particle":"","family":"Safiri","given":"Saeid","non-dropping-particle":"","parse-names":false,"suffix":""},{"dropping-particle":"","family":"Sagar","given":"Rajesh","non-dropping-particle":"","parse-names":false,"suffix":""},{"dropping-particle":"","family":"Sahathevan","given":"Ramesh","non-dropping-particle":"","parse-names":false,"suffix":""},{"dropping-particle":"","family":"Sahebkar","given":"Amirhossein","non-dropping-particle":"","parse-names":false,"suffix":""},{"dropping-particle":"","family":"Sahraian","given":"Mohammad Ali","non-dropping-particle":"","parse-names":false,"suffix":""},{"dropping-particle":"","family":"Salamati","given":"Payman","non-dropping-particle":"","parse-names":false,"suffix":""},{"dropping-particle":"","family":"Salehi Zahabi","given":"Saleh","non-dropping-particle":"","parse-names":false,"suffix":""},{"dropping-particle":"","family":"Salimi","given":"Yahya","non-dropping-particle":"","parse-names":false,"suffix":""},{"dropping-particle":"","family":"Samy","given":"Abdallah M","non-dropping-particle":"","parse-names":false,"suffix":""},{"dropping-particle":"","family":"Sanabria","given":"Juan","non-dropping-particle":"","parse-names":false,"suffix":""},{"dropping-particle":"","family":"Santos","given":"Itamar S","non-dropping-particle":"","parse-names":false,"suffix":""},{"dropping-particle":"","family":"Santric Milicevic","given":"Milena M","non-dropping-particle":"","parse-names":false,"suffix":""},{"dropping-particle":"","family":"Sarrafzadegan","given":"Nizal","non-dropping-particle":"","parse-names":false,"suffix":""},{"dropping-particle":"","family":"Sartorius","given":"Benn","non-dropping-particle":"","parse-names":false,"suffix":""},{"dropping-particle":"","family":"Sarvi","given":"Shahabeddin","non-dropping-particle":"","parse-names":false,"suffix":""},{"dropping-particle":"","family":"Sathian","given":"Brijesh","non-dropping-particle":"","parse-names":false,"suffix":""},{"dropping-particle":"","family":"Satpathy","given":"Maheswar","non-dropping-particle":"","parse-names":false,"suffix":""},{"dropping-particle":"","family":"Sawant","given":"Arundhati R","non-dropping-particle":"","parse-names":false,"suffix":""},{"dropping-particle":"","family":"Sawhney","given":"Monika","non-dropping-particle":"","parse-names":false,"suffix":""},{"dropping-particle":"","family":"Schneider","given":"Ione J C","non-dropping-particle":"","parse-names":false,"suffix":""},{"dropping-particle":"","family":"Schöttker","given":"Ben","non-dropping-particle":"","parse-names":false,"suffix":""},{"dropping-particle":"","family":"Schwebel","given":"David C","non-dropping-particle":"","parse-names":false,"suffix":""},{"dropping-particle":"","family":"Seedat","given":"Soraya","non-dropping-particle":"","parse-names":false,"suffix":""},{"dropping-particle":"","family":"Sepanlou","given":"Sadaf G","non-dropping-particle":"","parse-names":false,"suffix":""},{"dropping-particle":"","family":"Shabaninejad","given":"Hosein","non-dropping-particle":"","parse-names":false,"suffix":""},{"dropping-particle":"","family":"Shafieesabet","given":"Azadeh","non-dropping-particle":"","parse-names":false,"suffix":""},{"dropping-particle":"","family":"Shaikh","given":"Masood Ali","non-dropping-particle":"","parse-names":false,"suffix":""},{"dropping-particle":"","family":"Shakir","given":"Raad A","non-dropping-particle":"","parse-names":false,"suffix":""},{"dropping-particle":"","family":"Shams-Beyranvand","given":"Mehran","non-dropping-particle":"","parse-names":false,"suffix":""},{"dropping-particle":"","family":"Shamsizadeh","given":"Morteza","non-dropping-particle":"","parse-names":false,"suffix":""},{"dropping-particle":"","family":"Sharif","given":"Mehdi","non-dropping-particle":"","parse-names":false,"suffix":""},{"dropping-particle":"","family":"Sharif-Alhoseini","given":"Mahdi","non-dropping-particle":"","parse-names":false,"suffix":""},{"dropping-particle":"","family":"She","given":"Jun","non-dropping-particle":"","parse-names":false,"suffix":""},{"dropping-particle":"","family":"Sheikh","given":"Aziz","non-dropping-particle":"","parse-names":false,"suffix":""},{"dropping-particle":"","family":"Sheth","given":"Kevin N","non-dropping-particle":"","parse-names":false,"suffix":""},{"dropping-particle":"","family":"Shigematsu","given":"Mika","non-dropping-particle":"","parse-names":false,"suffix":""},{"dropping-particle":"","family":"Shiri","given":"Rahman","non-dropping-particle":"","parse-names":false,"suffix":""},{"dropping-particle":"","family":"Shirkoohi","given":"Reza","non-dropping-particle":"","parse-names":false,"suffix":""},{"dropping-particle":"","family":"Shiue","given":"Ivy","non-dropping-particle":"","parse-names":false,"suffix":""},{"dropping-particle":"","family":"Siabani","given":"Soraya","non-dropping-particle":"","parse-names":false,"suffix":""},{"dropping-particle":"","family":"Siddiqi","given":"Tariq J","non-dropping-particle":"","parse-names":false,"suffix":""},{"dropping-particle":"","family":"Sigfusdottir","given":"Inga Dora","non-dropping-particle":"","parse-names":false,"suffix":""},{"dropping-particle":"","family":"Sigurvinsdottir","given":"Rannveig","non-dropping-particle":"","parse-names":false,"suffix":""},{"dropping-particle":"","family":"Silberberg","given":"Donald H","non-dropping-particle":"","parse-names":false,"suffix":""},{"dropping-particle":"","family":"Silva","given":"João Pedro","non-dropping-particle":"","parse-names":false,"suffix":""},{"dropping-particle":"","family":"Silveira","given":"Dayane Gabriele Alves","non-dropping-particle":"","parse-names":false,"suffix":""},{"dropping-particle":"","family":"Singh","given":"Jasvinder A","non-dropping-particle":"","parse-names":false,"suffix":""},{"dropping-particle":"","family":"Sinha","given":"Dhirendra Narain","non-dropping-particle":"","parse-names":false,"suffix":""},{"dropping-particle":"","family":"Skiadaresi","given":"Eirini","non-dropping-particle":"","parse-names":false,"suffix":""},{"dropping-particle":"","family":"Smith","given":"Mari","non-dropping-particle":"","parse-names":false,"suffix":""},{"dropping-particle":"","family":"Sobaih","given":"Badr Hasan","non-dropping-particle":"","parse-names":false,"suffix":""},{"dropping-particle":"","family":"Sobhani","given":"Soheila","non-dropping-particle":"","parse-names":false,"suffix":""},{"dropping-particle":"","family":"Soofi","given":"Moslem","non-dropping-particle":"","parse-names":false,"suffix":""},{"dropping-particle":"","family":"Soyiri","given":"Ireneous N","non-dropping-particle":"","parse-names":false,"suffix":""},{"dropping-particle":"","family":"Sposato","given":"Luciano A","non-dropping-particle":"","parse-names":false,"suffix":""},{"dropping-particle":"","family":"Stein","given":"Dan J","non-dropping-particle":"","parse-names":false,"suffix":""},{"dropping-particle":"","family":"Stein","given":"Murray B","non-dropping-particle":"","parse-names":false,"suffix":""},{"dropping-particle":"","family":"Stokes","given":"Mark A","non-dropping-particle":"","parse-names":false,"suffix":""},{"dropping-particle":"","family":"Sufiyan","given":"Mu'awiyyah Babale","non-dropping-particle":"","parse-names":false,"suffix":""},{"dropping-particle":"","family":"Sykes","given":"Bryan L","non-dropping-particle":"","parse-names":false,"suffix":""},{"dropping-particle":"","family":"Sylaja","given":"PN","non-dropping-particle":"","parse-names":false,"suffix":""},{"dropping-particle":"","family":"Tabarés-Seisdedos","given":"Rafael","non-dropping-particle":"","parse-names":false,"suffix":""},{"dropping-particle":"","family":"Ao","given":"Braden James","non-dropping-particle":"Te","parse-names":false,"suffix":""},{"dropping-particle":"","family":"Tehrani-Banihashemi","given":"Arash","non-dropping-particle":"","parse-names":false,"suffix":""},{"dropping-particle":"","family":"Temsah","given":"Mohamad-Hani","non-dropping-particle":"","parse-names":false,"suffix":""},{"dropping-particle":"","family":"Temsah","given":"Omar","non-dropping-particle":"","parse-names":false,"suffix":""},{"dropping-particle":"","family":"Thakur","given":"Jarnail Singh","non-dropping-particle":"","parse-names":false,"suffix":""},{"dropping-particle":"","family":"Thrift","given":"Amanda G","non-dropping-particle":"","parse-names":false,"suffix":""},{"dropping-particle":"","family":"Topor-Madry","given":"Roman","non-dropping-particle":"","parse-names":false,"suffix":""},{"dropping-particle":"","family":"Tortajada-Girbés","given":"Miguel","non-dropping-particle":"","parse-names":false,"suffix":""},{"dropping-particle":"","family":"Tovani-Palone","given":"Marcos Roberto","non-dropping-particle":"","parse-names":false,"suffix":""},{"dropping-particle":"","family":"Tran","given":"Bach Xuan","non-dropping-particle":"","parse-names":false,"suffix":""},{"dropping-particle":"","family":"Tran","given":"Khanh Bao","non-dropping-particle":"","parse-names":false,"suffix":""},{"dropping-particle":"","family":"Truelsen","given":"Thomas Clement","non-dropping-particle":"","parse-names":false,"suffix":""},{"dropping-particle":"","family":"Tsadik","given":"Afewerki Gebremeskel","non-dropping-particle":"","parse-names":false,"suffix":""},{"dropping-particle":"","family":"Tudor Car","given":"Lorainne","non-dropping-particle":"","parse-names":false,"suffix":""},{"dropping-particle":"","family":"Ukwaja","given":"Kingsley Nnanna","non-dropping-particle":"","parse-names":false,"suffix":""},{"dropping-particle":"","family":"Ullah","given":"Irfan","non-dropping-particle":"","parse-names":false,"suffix":""},{"dropping-particle":"","family":"Usman","given":"Muhammad Shariq","non-dropping-particle":"","parse-names":false,"suffix":""},{"dropping-particle":"","family":"Uthman","given":"Olalekan A","non-dropping-particle":"","parse-names":false,"suffix":""},{"dropping-particle":"","family":"Valdez","given":"Pascual R","non-dropping-particle":"","parse-names":false,"suffix":""},{"dropping-particle":"","family":"Vasankari","given":"Tommi Juhani","non-dropping-particle":"","parse-names":false,"suffix":""},{"dropping-particle":"","family":"Vasanthan","given":"Rajagopalan","non-dropping-particle":"","parse-names":false,"suffix":""},{"dropping-particle":"","family":"Veisani","given":"Yousef","non-dropping-particle":"","parse-names":false,"suffix":""},{"dropping-particle":"","family":"Venketasubramanian","given":"Narayanaswamy","non-dropping-particle":"","parse-names":false,"suffix":""},{"dropping-particle":"","family":"Violante","given":"Francesco S","non-dropping-particle":"","parse-names":false,"suffix":""},{"dropping-particle":"","family":"Vlassov","given":"Vasily","non-dropping-particle":"","parse-names":false,"suffix":""},{"dropping-particle":"","family":"Vosoughi","given":"Kia","non-dropping-particle":"","parse-names":false,"suffix":""},{"dropping-particle":"","family":"Vu","given":"Giang Thu","non-dropping-particle":"","parse-names":false,"suffix":""},{"dropping-particle":"","family":"Vujcic","given":"Isidora S","non-dropping-particle":"","parse-names":false,"suffix":""},{"dropping-particle":"","family":"Wagnew","given":"Fasil Shiferaw","non-dropping-particle":"","parse-names":false,"suffix":""},{"dropping-particle":"","family":"Waheed","given":"Yasir","non-dropping-particle":"","parse-names":false,"suffix":""},{"dropping-particle":"","family":"Wang","given":"Yuan-Pang","non-dropping-particle":"","parse-names":false,"suffix":""},{"dropping-particle":"","family":"Weiderpass","given":"Elisabete","non-dropping-particle":"","parse-names":false,"suffix":""},{"dropping-particle":"","family":"Weiss","given":"Jordan","non-dropping-particle":"","parse-names":false,"suffix":""},{"dropping-particle":"","family":"Whiteford","given":"Harvey A","non-dropping-particle":"","parse-names":false,"suffix":""},{"dropping-particle":"","family":"Wijeratne","given":"Tissa","non-dropping-particle":"","parse-names":false,"suffix":""},{"dropping-particle":"","family":"Winkler","given":"Andrea Sylvia","non-dropping-particle":"","parse-names":false,"suffix":""},{"dropping-particle":"","family":"Wiysonge","given":"Charles Shey","non-dropping-particle":"","parse-names":false,"suffix":""},{"dropping-particle":"","family":"Wolfe","given":"Charles D A","non-dropping-particle":"","parse-names":false,"suffix":""},{"dropping-particle":"","family":"Xu","given":"Gelin","non-dropping-particle":"","parse-names":false,"suffix":""},{"dropping-particle":"","family":"Yadollahpour","given":"Ali","non-dropping-particle":"","parse-names":false,"suffix":""},{"dropping-particle":"","family":"Yamada","given":"Tomohide","non-dropping-particle":"","parse-names":false,"suffix":""},{"dropping-particle":"","family":"Yano","given":"Yuichiro","non-dropping-particle":"","parse-names":false,"suffix":""},{"dropping-particle":"","family":"Yaseri","given":"Mehdi","non-dropping-particle":"","parse-names":false,"suffix":""},{"dropping-particle":"","family":"Yatsuya","given":"Hiroshi","non-dropping-particle":"","parse-names":false,"suffix":""},{"dropping-particle":"","family":"Yimer","given":"Ebrahim M","non-dropping-particle":"","parse-names":false,"suffix":""},{"dropping-particle":"","family":"Yip","given":"Paul","non-dropping-particle":"","parse-names":false,"suffix":""},{"dropping-particle":"","family":"Yisma","given":"Engida","non-dropping-particle":"","parse-names":false,"suffix":""},{"dropping-particle":"","family":"Yonemoto","given":"Naohiro","non-dropping-particle":"","parse-names":false,"suffix":""},{"dropping-particle":"","family":"Yousefifard","given":"Mahmoud","non-dropping-particle":"","parse-names":false,"suffix":""},{"dropping-particle":"","family":"Yu","given":"Chuanhua","non-dropping-particle":"","parse-names":false,"suffix":""},{"dropping-particle":"","family":"Zaidi","given":"Zoubida","non-dropping-particle":"","parse-names":false,"suffix":""},{"dropping-particle":"Bin","family":"Zaman","given":"Sojib","non-dropping-particle":"","parse-names":false,"suffix":""},{"dropping-particle":"","family":"Zamani","given":"Mohammad","non-dropping-particle":"","parse-names":false,"suffix":""},{"dropping-particle":"","family":"Zandian","given":"Hamed","non-dropping-particle":"","parse-names":false,"suffix":""},{"dropping-particle":"","family":"Zare","given":"Zohreh","non-dropping-particle":"","parse-names":false,"suffix":""},{"dropping-particle":"","family":"Zhang","given":"Yunquan","non-dropping-particle":"","parse-names":false,"suffix":""},{"dropping-particle":"","family":"Zodpey","given":"Sanjay","non-dropping-particle":"","parse-names":false,"suffix":""},{"dropping-particle":"","family":"Naghavi","given":"Mohsen","non-dropping-particle":"","parse-names":false,"suffix":""},{"dropping-particle":"","family":"Murray","given":"Christopher J L","non-dropping-particle":"","parse-names":false,"suffix":""},{"dropping-particle":"","family":"Vos","given":"Theo","non-dropping-particle":"","parse-names":false,"suffix":""}],"container-title":"The Lancet Neurology","id":"ITEM-1","issue":"5","issued":{"date-parts":[["2019","5"]]},"page":"459-480","title":"Global, regional, and national burden of neurological disorders, 1990–2016: A systematic analysis for the global burden of disease study 2016","type":"article-journal","volume":"18"},"uris":["http://www.mendeley.com/documents/?uuid=d87d4403-491b-4ca2-a82f-a63ca472320f"]}],"mendeley":{"formattedCitation":"(1)","plainTextFormattedCitation":"(1)","previouslyFormattedCitation":"(1)"},"properties":{"noteIndex":0},"schema":"https://github.com/citation-style-language/schema/raw/master/csl-citation.json"}</w:instrText>
      </w:r>
      <w:r w:rsidR="00746020" w:rsidRPr="00D232DF">
        <w:rPr>
          <w:rFonts w:asciiTheme="majorBidi" w:hAnsiTheme="majorBidi" w:cstheme="majorBidi"/>
          <w:sz w:val="24"/>
          <w:szCs w:val="24"/>
        </w:rPr>
        <w:fldChar w:fldCharType="separate"/>
      </w:r>
      <w:r w:rsidR="00A01576" w:rsidRPr="00D232DF">
        <w:rPr>
          <w:rFonts w:asciiTheme="majorBidi" w:hAnsiTheme="majorBidi" w:cstheme="majorBidi"/>
          <w:noProof/>
          <w:sz w:val="24"/>
          <w:szCs w:val="24"/>
        </w:rPr>
        <w:t>(1)</w:t>
      </w:r>
      <w:r w:rsidR="00746020" w:rsidRPr="00D232DF">
        <w:rPr>
          <w:rFonts w:asciiTheme="majorBidi" w:hAnsiTheme="majorBidi" w:cstheme="majorBidi"/>
          <w:sz w:val="24"/>
          <w:szCs w:val="24"/>
        </w:rPr>
        <w:fldChar w:fldCharType="end"/>
      </w:r>
      <w:r w:rsidR="00746020" w:rsidRPr="00D232DF">
        <w:rPr>
          <w:rFonts w:asciiTheme="majorBidi" w:hAnsiTheme="majorBidi" w:cstheme="majorBidi"/>
          <w:sz w:val="24"/>
          <w:szCs w:val="24"/>
        </w:rPr>
        <w:t>.</w:t>
      </w:r>
      <w:r w:rsidR="00727283" w:rsidRPr="00D232DF">
        <w:rPr>
          <w:rFonts w:asciiTheme="majorBidi" w:hAnsiTheme="majorBidi" w:cstheme="majorBidi"/>
          <w:sz w:val="24"/>
          <w:szCs w:val="24"/>
        </w:rPr>
        <w:t xml:space="preserve"> </w:t>
      </w:r>
      <w:r w:rsidR="001C73E2" w:rsidRPr="00D232DF">
        <w:rPr>
          <w:rFonts w:asciiTheme="majorBidi" w:hAnsiTheme="majorBidi" w:cstheme="majorBidi"/>
          <w:sz w:val="24"/>
          <w:szCs w:val="24"/>
        </w:rPr>
        <w:t xml:space="preserve">Neurodegeneration is </w:t>
      </w:r>
      <w:r w:rsidR="00B7541E" w:rsidRPr="00D232DF">
        <w:rPr>
          <w:rFonts w:asciiTheme="majorBidi" w:hAnsiTheme="majorBidi" w:cstheme="majorBidi"/>
          <w:sz w:val="24"/>
          <w:szCs w:val="24"/>
        </w:rPr>
        <w:t>a</w:t>
      </w:r>
      <w:r w:rsidR="001C73E2" w:rsidRPr="00D232DF">
        <w:rPr>
          <w:rFonts w:asciiTheme="majorBidi" w:hAnsiTheme="majorBidi" w:cstheme="majorBidi"/>
          <w:sz w:val="24"/>
          <w:szCs w:val="24"/>
        </w:rPr>
        <w:t xml:space="preserve"> neurological disorder in which</w:t>
      </w:r>
      <w:r w:rsidR="009F76D7" w:rsidRPr="00D232DF">
        <w:rPr>
          <w:rFonts w:asciiTheme="majorBidi" w:hAnsiTheme="majorBidi" w:cstheme="majorBidi"/>
          <w:sz w:val="24"/>
          <w:szCs w:val="24"/>
        </w:rPr>
        <w:t xml:space="preserve"> </w:t>
      </w:r>
      <w:r w:rsidR="001C73E2" w:rsidRPr="00D232DF">
        <w:rPr>
          <w:rFonts w:asciiTheme="majorBidi" w:hAnsiTheme="majorBidi" w:cstheme="majorBidi"/>
          <w:sz w:val="24"/>
          <w:szCs w:val="24"/>
        </w:rPr>
        <w:t>a</w:t>
      </w:r>
      <w:r w:rsidR="009F76D7" w:rsidRPr="00D232DF">
        <w:rPr>
          <w:rFonts w:asciiTheme="majorBidi" w:hAnsiTheme="majorBidi" w:cstheme="majorBidi"/>
          <w:sz w:val="24"/>
          <w:szCs w:val="24"/>
        </w:rPr>
        <w:t xml:space="preserve"> gradual loss </w:t>
      </w:r>
      <w:r w:rsidR="00BB2310" w:rsidRPr="00D232DF">
        <w:rPr>
          <w:rFonts w:asciiTheme="majorBidi" w:hAnsiTheme="majorBidi" w:cstheme="majorBidi"/>
          <w:sz w:val="24"/>
          <w:szCs w:val="24"/>
        </w:rPr>
        <w:t xml:space="preserve">of the structure or function of the </w:t>
      </w:r>
      <w:r w:rsidR="00001147" w:rsidRPr="00D232DF">
        <w:rPr>
          <w:rFonts w:asciiTheme="majorBidi" w:hAnsiTheme="majorBidi" w:cstheme="majorBidi"/>
          <w:sz w:val="24"/>
          <w:szCs w:val="24"/>
        </w:rPr>
        <w:t>nerve cells</w:t>
      </w:r>
      <w:r w:rsidR="00BB2310" w:rsidRPr="00D232DF">
        <w:rPr>
          <w:rFonts w:asciiTheme="majorBidi" w:hAnsiTheme="majorBidi" w:cstheme="majorBidi"/>
          <w:sz w:val="24"/>
          <w:szCs w:val="24"/>
        </w:rPr>
        <w:t xml:space="preserve"> </w:t>
      </w:r>
      <w:r w:rsidR="001C73E2" w:rsidRPr="00D232DF">
        <w:rPr>
          <w:rFonts w:asciiTheme="majorBidi" w:hAnsiTheme="majorBidi" w:cstheme="majorBidi"/>
          <w:sz w:val="24"/>
          <w:szCs w:val="24"/>
        </w:rPr>
        <w:t xml:space="preserve">occurs </w:t>
      </w:r>
      <w:r w:rsidR="00BB2310" w:rsidRPr="00D232DF">
        <w:rPr>
          <w:rFonts w:asciiTheme="majorBidi" w:hAnsiTheme="majorBidi" w:cstheme="majorBidi"/>
          <w:sz w:val="24"/>
          <w:szCs w:val="24"/>
        </w:rPr>
        <w:t>due to</w:t>
      </w:r>
      <w:r w:rsidR="009F76D7" w:rsidRPr="00D232DF">
        <w:rPr>
          <w:rFonts w:asciiTheme="majorBidi" w:hAnsiTheme="majorBidi" w:cstheme="majorBidi"/>
          <w:sz w:val="24"/>
          <w:szCs w:val="24"/>
        </w:rPr>
        <w:t xml:space="preserve"> </w:t>
      </w:r>
      <w:r w:rsidR="00BB2310" w:rsidRPr="00D232DF">
        <w:rPr>
          <w:rFonts w:asciiTheme="majorBidi" w:hAnsiTheme="majorBidi" w:cstheme="majorBidi"/>
          <w:sz w:val="24"/>
          <w:szCs w:val="24"/>
        </w:rPr>
        <w:t>c</w:t>
      </w:r>
      <w:r w:rsidR="00FD1356" w:rsidRPr="00D232DF">
        <w:rPr>
          <w:rFonts w:asciiTheme="majorBidi" w:hAnsiTheme="majorBidi" w:cstheme="majorBidi"/>
          <w:sz w:val="24"/>
          <w:szCs w:val="24"/>
        </w:rPr>
        <w:t xml:space="preserve">ell death, axonal regeneration failure, </w:t>
      </w:r>
      <w:r w:rsidR="00BB2310" w:rsidRPr="00D232DF">
        <w:rPr>
          <w:rFonts w:asciiTheme="majorBidi" w:hAnsiTheme="majorBidi" w:cstheme="majorBidi"/>
          <w:sz w:val="24"/>
          <w:szCs w:val="24"/>
        </w:rPr>
        <w:t xml:space="preserve">or neuron </w:t>
      </w:r>
      <w:r w:rsidR="00FD1356" w:rsidRPr="00D232DF">
        <w:rPr>
          <w:rFonts w:asciiTheme="majorBidi" w:hAnsiTheme="majorBidi" w:cstheme="majorBidi"/>
          <w:sz w:val="24"/>
          <w:szCs w:val="24"/>
        </w:rPr>
        <w:t xml:space="preserve">demyelination. </w:t>
      </w:r>
      <w:r w:rsidR="00244202" w:rsidRPr="00D232DF">
        <w:rPr>
          <w:rFonts w:asciiTheme="majorBidi" w:hAnsiTheme="majorBidi" w:cstheme="majorBidi"/>
          <w:sz w:val="24"/>
          <w:szCs w:val="24"/>
        </w:rPr>
        <w:t>These nerve</w:t>
      </w:r>
      <w:r w:rsidR="00FD1356" w:rsidRPr="00D232DF">
        <w:rPr>
          <w:rFonts w:asciiTheme="majorBidi" w:hAnsiTheme="majorBidi" w:cstheme="majorBidi"/>
          <w:sz w:val="24"/>
          <w:szCs w:val="24"/>
        </w:rPr>
        <w:t xml:space="preserve"> abnormalities </w:t>
      </w:r>
      <w:r w:rsidR="0075444E" w:rsidRPr="00D232DF">
        <w:rPr>
          <w:rFonts w:asciiTheme="majorBidi" w:hAnsiTheme="majorBidi" w:cstheme="majorBidi"/>
          <w:sz w:val="24"/>
          <w:szCs w:val="24"/>
        </w:rPr>
        <w:t>are</w:t>
      </w:r>
      <w:r w:rsidR="00FD1356" w:rsidRPr="00D232DF">
        <w:rPr>
          <w:rFonts w:asciiTheme="majorBidi" w:hAnsiTheme="majorBidi" w:cstheme="majorBidi"/>
          <w:sz w:val="24"/>
          <w:szCs w:val="24"/>
        </w:rPr>
        <w:t xml:space="preserve"> generally referred to as</w:t>
      </w:r>
      <w:r w:rsidR="000B787D" w:rsidRPr="00D232DF">
        <w:rPr>
          <w:rFonts w:asciiTheme="majorBidi" w:hAnsiTheme="majorBidi" w:cstheme="majorBidi"/>
          <w:sz w:val="24"/>
          <w:szCs w:val="24"/>
        </w:rPr>
        <w:t xml:space="preserve"> </w:t>
      </w:r>
      <w:r w:rsidR="00FD1356" w:rsidRPr="00D232DF">
        <w:rPr>
          <w:rFonts w:asciiTheme="majorBidi" w:hAnsiTheme="majorBidi" w:cstheme="majorBidi"/>
          <w:sz w:val="24"/>
          <w:szCs w:val="24"/>
        </w:rPr>
        <w:t xml:space="preserve">neurodegenerative </w:t>
      </w:r>
      <w:r w:rsidR="006122CE" w:rsidRPr="00D232DF">
        <w:rPr>
          <w:rFonts w:asciiTheme="majorBidi" w:hAnsiTheme="majorBidi" w:cstheme="majorBidi"/>
          <w:sz w:val="24"/>
          <w:szCs w:val="24"/>
        </w:rPr>
        <w:t>diseases</w:t>
      </w:r>
      <w:r w:rsidR="00E43F19" w:rsidRPr="00D232DF">
        <w:rPr>
          <w:rFonts w:asciiTheme="majorBidi" w:hAnsiTheme="majorBidi" w:cstheme="majorBidi"/>
          <w:sz w:val="24"/>
          <w:szCs w:val="24"/>
        </w:rPr>
        <w:t xml:space="preserve"> (NDs)</w:t>
      </w:r>
      <w:r w:rsidR="00FD1356" w:rsidRPr="00D232DF">
        <w:rPr>
          <w:rFonts w:asciiTheme="majorBidi" w:hAnsiTheme="majorBidi" w:cstheme="majorBidi"/>
          <w:sz w:val="24"/>
          <w:szCs w:val="24"/>
        </w:rPr>
        <w:t xml:space="preserve">. </w:t>
      </w:r>
      <w:r w:rsidR="001357A2" w:rsidRPr="00D232DF">
        <w:rPr>
          <w:rFonts w:asciiTheme="majorBidi" w:hAnsiTheme="majorBidi" w:cstheme="majorBidi"/>
          <w:sz w:val="24"/>
          <w:szCs w:val="24"/>
        </w:rPr>
        <w:t>NDs</w:t>
      </w:r>
      <w:r w:rsidR="00FD1356" w:rsidRPr="00D232DF">
        <w:rPr>
          <w:rFonts w:asciiTheme="majorBidi" w:hAnsiTheme="majorBidi" w:cstheme="majorBidi"/>
          <w:sz w:val="24"/>
          <w:szCs w:val="24"/>
        </w:rPr>
        <w:t xml:space="preserve"> </w:t>
      </w:r>
      <w:r w:rsidR="00561916" w:rsidRPr="00D232DF">
        <w:rPr>
          <w:rFonts w:asciiTheme="majorBidi" w:hAnsiTheme="majorBidi" w:cstheme="majorBidi"/>
          <w:sz w:val="24"/>
          <w:szCs w:val="24"/>
        </w:rPr>
        <w:t>are either</w:t>
      </w:r>
      <w:r w:rsidR="00FD1356" w:rsidRPr="00D232DF">
        <w:rPr>
          <w:rFonts w:asciiTheme="majorBidi" w:hAnsiTheme="majorBidi" w:cstheme="majorBidi"/>
          <w:sz w:val="24"/>
          <w:szCs w:val="24"/>
        </w:rPr>
        <w:t xml:space="preserve"> partial or complete, </w:t>
      </w:r>
      <w:r w:rsidR="00E43F19" w:rsidRPr="00D232DF">
        <w:rPr>
          <w:rFonts w:asciiTheme="majorBidi" w:hAnsiTheme="majorBidi" w:cstheme="majorBidi"/>
          <w:sz w:val="24"/>
          <w:szCs w:val="24"/>
        </w:rPr>
        <w:t>solo</w:t>
      </w:r>
      <w:r w:rsidR="00FD1356" w:rsidRPr="00D232DF">
        <w:rPr>
          <w:rFonts w:asciiTheme="majorBidi" w:hAnsiTheme="majorBidi" w:cstheme="majorBidi"/>
          <w:sz w:val="24"/>
          <w:szCs w:val="24"/>
        </w:rPr>
        <w:t xml:space="preserve"> or combined, hereditary or acquired, known or unknown in origin</w:t>
      </w:r>
      <w:r w:rsidR="00E43F19" w:rsidRPr="00D232DF">
        <w:rPr>
          <w:rFonts w:asciiTheme="majorBidi" w:hAnsiTheme="majorBidi" w:cstheme="majorBidi"/>
          <w:sz w:val="24"/>
          <w:szCs w:val="24"/>
        </w:rPr>
        <w:t xml:space="preserve"> </w:t>
      </w:r>
      <w:r w:rsidR="00E43F19" w:rsidRPr="00D232DF">
        <w:rPr>
          <w:rFonts w:asciiTheme="majorBidi" w:hAnsiTheme="majorBidi" w:cstheme="majorBidi"/>
          <w:sz w:val="24"/>
          <w:szCs w:val="24"/>
        </w:rPr>
        <w:fldChar w:fldCharType="begin" w:fldLock="1"/>
      </w:r>
      <w:r w:rsidR="006E366D" w:rsidRPr="00D232DF">
        <w:rPr>
          <w:rFonts w:asciiTheme="majorBidi" w:hAnsiTheme="majorBidi" w:cstheme="majorBidi"/>
          <w:sz w:val="24"/>
          <w:szCs w:val="24"/>
        </w:rPr>
        <w:instrText>ADDIN CSL_CITATION {"citationItems":[{"id":"ITEM-1","itemData":{"DOI":"10.3390/brainsci8090177","ISSN":"2076-3425","abstract":"Regeneration refers to regrowth of tissue in the central nervous system. It includes generation of new neurons, glia, myelin, and synapses, as well as the regaining of essential functions: sensory, motor, emotional and cognitive abilities. Unfortunately, regeneration within the nervous system is very slow compared to other body systems. This relative slowness is attributed to increased vulnerability to irreversible cellular insults and the loss of function due to the very long lifespan of neurons, the stretch of cells and cytoplasm over several dozens of inches throughout the body, insufficiency of the tissue-level waste removal system, and minimal neural cell proliferation/self-renewal capacity. In this context, the current review summarized the most common features of major neurodegenerative disorders; their causes and consequences and proposed novel therapeutic approaches.","author":[{"dropping-particle":"","family":"Hussain","given":"Rashad","non-dropping-particle":"","parse-names":false,"suffix":""},{"dropping-particle":"","family":"Zubair","given":"Hira","non-dropping-particle":"","parse-names":false,"suffix":""},{"dropping-particle":"","family":"Pursell","given":"Sarah","non-dropping-particle":"","parse-names":false,"suffix":""},{"dropping-particle":"","family":"Shahab","given":"Muhammad","non-dropping-particle":"","parse-names":false,"suffix":""}],"container-title":"Brain Sciences","id":"ITEM-1","issue":"9","issued":{"date-parts":[["2018","9","15"]]},"page":"177","title":"Neurodegenerative diseases: Regenerative mechanisms and novel therapeutic approaches","type":"article-journal","volume":"8"},"uris":["http://www.mendeley.com/documents/?uuid=081be026-54d6-49f3-ac69-d0f31a056332"]}],"mendeley":{"formattedCitation":"(2)","plainTextFormattedCitation":"(2)","previouslyFormattedCitation":"(2)"},"properties":{"noteIndex":0},"schema":"https://github.com/citation-style-language/schema/raw/master/csl-citation.json"}</w:instrText>
      </w:r>
      <w:r w:rsidR="00E43F19" w:rsidRPr="00D232DF">
        <w:rPr>
          <w:rFonts w:asciiTheme="majorBidi" w:hAnsiTheme="majorBidi" w:cstheme="majorBidi"/>
          <w:sz w:val="24"/>
          <w:szCs w:val="24"/>
        </w:rPr>
        <w:fldChar w:fldCharType="separate"/>
      </w:r>
      <w:r w:rsidR="00A01576" w:rsidRPr="00D232DF">
        <w:rPr>
          <w:rFonts w:asciiTheme="majorBidi" w:hAnsiTheme="majorBidi" w:cstheme="majorBidi"/>
          <w:noProof/>
          <w:sz w:val="24"/>
          <w:szCs w:val="24"/>
        </w:rPr>
        <w:t>(2)</w:t>
      </w:r>
      <w:r w:rsidR="00E43F19" w:rsidRPr="00D232DF">
        <w:rPr>
          <w:rFonts w:asciiTheme="majorBidi" w:hAnsiTheme="majorBidi" w:cstheme="majorBidi"/>
          <w:sz w:val="24"/>
          <w:szCs w:val="24"/>
        </w:rPr>
        <w:fldChar w:fldCharType="end"/>
      </w:r>
      <w:r w:rsidR="00FD1356" w:rsidRPr="00D232DF">
        <w:rPr>
          <w:rFonts w:asciiTheme="majorBidi" w:hAnsiTheme="majorBidi" w:cstheme="majorBidi"/>
          <w:sz w:val="24"/>
          <w:szCs w:val="24"/>
        </w:rPr>
        <w:t>.</w:t>
      </w:r>
      <w:r w:rsidR="00E435A8" w:rsidRPr="00D232DF">
        <w:rPr>
          <w:rFonts w:asciiTheme="majorBidi" w:hAnsiTheme="majorBidi" w:cstheme="majorBidi"/>
          <w:sz w:val="24"/>
          <w:szCs w:val="24"/>
        </w:rPr>
        <w:t xml:space="preserve"> </w:t>
      </w:r>
      <w:r w:rsidRPr="00D232DF">
        <w:rPr>
          <w:rFonts w:asciiTheme="majorBidi" w:hAnsiTheme="majorBidi" w:cstheme="majorBidi"/>
          <w:sz w:val="24"/>
          <w:szCs w:val="24"/>
        </w:rPr>
        <w:t xml:space="preserve">They are a global burden that mainly threatens the elderly </w:t>
      </w:r>
      <w:r w:rsidR="00A01576" w:rsidRPr="00D232DF">
        <w:rPr>
          <w:rFonts w:asciiTheme="majorBidi" w:hAnsiTheme="majorBidi" w:cstheme="majorBidi"/>
          <w:sz w:val="24"/>
          <w:szCs w:val="24"/>
        </w:rPr>
        <w:fldChar w:fldCharType="begin" w:fldLock="1"/>
      </w:r>
      <w:r w:rsidR="00507FA3" w:rsidRPr="00D232DF">
        <w:rPr>
          <w:rFonts w:asciiTheme="majorBidi" w:hAnsiTheme="majorBidi" w:cstheme="majorBidi"/>
          <w:sz w:val="24"/>
          <w:szCs w:val="24"/>
        </w:rPr>
        <w:instrText>ADDIN CSL_CITATION {"citationItems":[{"id":"ITEM-1","itemData":{"DOI":"10.1038/s41582-019-0244-7","ISSN":"1759-4758","author":[{"dropping-particle":"","family":"Hou","given":"Yujun","non-dropping-particle":"","parse-names":false,"suffix":""},{"dropping-particle":"","family":"Dan","given":"Xiuli","non-dropping-particle":"","parse-names":false,"suffix":""},{"dropping-particle":"","family":"Babbar","given":"Mansi","non-dropping-particle":"","parse-names":false,"suffix":""},{"dropping-particle":"","family":"Wei","given":"Yong","non-dropping-particle":"","parse-names":false,"suffix":""},{"dropping-particle":"","family":"Hasselbalch","given":"Steen G.","non-dropping-particle":"","parse-names":false,"suffix":""},{"dropping-particle":"","family":"Croteau","given":"Deborah L.","non-dropping-particle":"","parse-names":false,"suffix":""},{"dropping-particle":"","family":"Bohr","given":"Vilhelm A.","non-dropping-particle":"","parse-names":false,"suffix":""}],"container-title":"Nature Reviews Neurology","id":"ITEM-1","issue":"10","issued":{"date-parts":[["2019","10","9"]]},"page":"565-581","title":"Ageing as a risk factor for neurodegenerative disease","type":"article-journal","volume":"15"},"uris":["http://www.mendeley.com/documents/?uuid=b7af6b57-b1ea-499b-94d3-477826a09636"]}],"mendeley":{"formattedCitation":"(3)","plainTextFormattedCitation":"(3)","previouslyFormattedCitation":"(3)"},"properties":{"noteIndex":0},"schema":"https://github.com/citation-style-language/schema/raw/master/csl-citation.json"}</w:instrText>
      </w:r>
      <w:r w:rsidR="00A01576" w:rsidRPr="00D232DF">
        <w:rPr>
          <w:rFonts w:asciiTheme="majorBidi" w:hAnsiTheme="majorBidi" w:cstheme="majorBidi"/>
          <w:sz w:val="24"/>
          <w:szCs w:val="24"/>
        </w:rPr>
        <w:fldChar w:fldCharType="separate"/>
      </w:r>
      <w:r w:rsidR="00A01576" w:rsidRPr="00D232DF">
        <w:rPr>
          <w:rFonts w:asciiTheme="majorBidi" w:hAnsiTheme="majorBidi" w:cstheme="majorBidi"/>
          <w:noProof/>
          <w:sz w:val="24"/>
          <w:szCs w:val="24"/>
        </w:rPr>
        <w:t>(3)</w:t>
      </w:r>
      <w:r w:rsidR="00A01576" w:rsidRPr="00D232DF">
        <w:rPr>
          <w:rFonts w:asciiTheme="majorBidi" w:hAnsiTheme="majorBidi" w:cstheme="majorBidi"/>
          <w:sz w:val="24"/>
          <w:szCs w:val="24"/>
        </w:rPr>
        <w:fldChar w:fldCharType="end"/>
      </w:r>
      <w:r w:rsidR="00A01576" w:rsidRPr="00D232DF">
        <w:rPr>
          <w:rFonts w:asciiTheme="majorBidi" w:hAnsiTheme="majorBidi" w:cstheme="majorBidi"/>
          <w:sz w:val="24"/>
          <w:szCs w:val="24"/>
        </w:rPr>
        <w:t>.</w:t>
      </w:r>
      <w:r w:rsidR="002A1849" w:rsidRPr="00D232DF">
        <w:rPr>
          <w:rFonts w:asciiTheme="majorBidi" w:hAnsiTheme="majorBidi" w:cstheme="majorBidi"/>
          <w:sz w:val="24"/>
          <w:szCs w:val="24"/>
        </w:rPr>
        <w:t xml:space="preserve"> </w:t>
      </w:r>
      <w:r w:rsidRPr="00D232DF">
        <w:rPr>
          <w:rFonts w:asciiTheme="majorBidi" w:hAnsiTheme="majorBidi" w:cstheme="majorBidi"/>
          <w:sz w:val="24"/>
          <w:szCs w:val="24"/>
        </w:rPr>
        <w:t xml:space="preserve">In addition to aging, diverse pathways involved in intracellular processes, the local tissue environment, and the systemic environment can play a pivotal role in developing </w:t>
      </w:r>
      <w:r w:rsidR="0060475D" w:rsidRPr="00D232DF">
        <w:rPr>
          <w:rFonts w:asciiTheme="majorBidi" w:hAnsiTheme="majorBidi" w:cstheme="majorBidi"/>
          <w:sz w:val="24"/>
          <w:szCs w:val="24"/>
        </w:rPr>
        <w:t xml:space="preserve">the </w:t>
      </w:r>
      <w:r w:rsidRPr="00D232DF">
        <w:rPr>
          <w:rFonts w:asciiTheme="majorBidi" w:hAnsiTheme="majorBidi" w:cstheme="majorBidi"/>
          <w:sz w:val="24"/>
          <w:szCs w:val="24"/>
        </w:rPr>
        <w:t>NDs</w:t>
      </w:r>
      <w:r w:rsidR="002A1849" w:rsidRPr="00D232DF">
        <w:rPr>
          <w:rFonts w:asciiTheme="majorBidi" w:hAnsiTheme="majorBidi" w:cstheme="majorBidi"/>
          <w:sz w:val="24"/>
          <w:szCs w:val="24"/>
        </w:rPr>
        <w:t xml:space="preserve"> </w:t>
      </w:r>
      <w:r w:rsidR="00E435A8"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{"citationItems":[{"id":"ITEM-1","itemData":{"PMID":"24093081","abstract":"The discovery of causative genetic mutations in affected family members has historically dominated our understanding of neurodegenerative diseases such as Alzheimer’s disease (AD), Parkinson’s disease (PD), frontotemporal dementia (FTD), and amyotrophic lateral sclerosis (ALS). Nevertheless, most cases of neurodegenerative disease are not explained by Mendelian inheritance of known genetic variants, but instead are thought to have a complex etiology with numerous genetic and environmental factors contributing to susceptibility. Although unbiased genome-wide association studies (GWAS) have identified novel associations to neurodegenerative diseases, most of these hits explain only modest fractions of disease heritability. In addition, despite the substantial overlap of clinical and pathologic features among major neurodegenerative diseases, surprisingly few GWAS-implicated variants appear to exhibit cross-disease association. These realities suggest limitations of the focus on individual genetic variants and create challenges for the development of diagnostic and therapeutic strategies, which traditionally target an isolated molecule or mechanistic step. Recently, GWAS of complex diseases and traits have focused less on individual susceptibility variants and instead have emphasized the biological pathways and networks revealed by genetic associations. This new paradigm draws on the hypothesis that fundamental disease processes may be influenced on a personalized basis by a combination of variants – some common and others rare, some protective and others deleterious – in key genes and pathways. Here, we review and synthesize the major pathways implicated in neurodegeneration, focusing on GWAS from the most prevalent neurodegenerative disorders, AD and PD. Using literature mining, we also discover a novel regulatory network that is enriched with AD- and PD-associated genes and centered on the SP1 and AP-1 (Jun/Fos) transcription factors. Overall, this pathway- and network-driven model highlights several potential shared mechanisms in AD and PD that will inform future studies of these and other neurodegenerative disorders. These insights also suggest that biomarker and treatment strategies may require simultaneous targeting of multiple components, including some specific to disease stage, in order to assess and modulate neurodegeneration. Pathways and networks will provide ideal vehicles for integrating relevant findings from GWAS and other modalities to en…","author":[{"dropping-particle":"","family":"Ramanan","given":"Vijay K","non-dropping-particle":"","parse-names":false,"suffix":""},{"dropping-particle":"","family":"Saykin","given":"Andrew J","non-dropping-particle":"","parse-names":false,"suffix":""}],"container-title":"American Journal of Neurodegenerative Disease","id":"ITEM-1","issue":"3","issued":{"date-parts":[["2013","9"]]},"page":"145","publisher":"e-Century Publishing Corporation","title":"Pathways to neurodegeneration: Mechanistic insights from GWAS in Alzheimer’s disease, Parkinson’s disease, and related disorders","type":"article-journal","volume":"2"},"uris":["http://www.mendeley.com/documents/?uuid=ca551556-00ed-3565-8ef2-1408eb09991d","http://www.mendeley.com/documents/?uuid=5a69f740-72c0-4739-ad0b-20f2ad889593"]}],"mendeley":{"formattedCitation":"(4)","plainTextFormattedCitation":"(4)","previouslyFormattedCitation":"(4)"},"properties":{"noteIndex":0},"schema":"https://github.com/citation-style-language/schema/raw/master/csl-citation.json"}</w:instrText>
      </w:r>
      <w:r w:rsidR="00E435A8" w:rsidRPr="00D232DF">
        <w:rPr>
          <w:rFonts w:asciiTheme="majorBidi" w:hAnsiTheme="majorBidi" w:cstheme="majorBidi"/>
          <w:sz w:val="24"/>
          <w:szCs w:val="24"/>
        </w:rPr>
        <w:fldChar w:fldCharType="separate"/>
      </w:r>
      <w:r w:rsidR="00A01576" w:rsidRPr="00D232DF">
        <w:rPr>
          <w:rFonts w:asciiTheme="majorBidi" w:hAnsiTheme="majorBidi" w:cstheme="majorBidi"/>
          <w:noProof/>
          <w:sz w:val="24"/>
          <w:szCs w:val="24"/>
        </w:rPr>
        <w:t>(4)</w:t>
      </w:r>
      <w:r w:rsidR="00E435A8" w:rsidRPr="00D232DF">
        <w:rPr>
          <w:rFonts w:asciiTheme="majorBidi" w:hAnsiTheme="majorBidi" w:cstheme="majorBidi"/>
          <w:sz w:val="24"/>
          <w:szCs w:val="24"/>
        </w:rPr>
        <w:fldChar w:fldCharType="end"/>
      </w:r>
      <w:r w:rsidR="00E435A8" w:rsidRPr="00D232DF">
        <w:rPr>
          <w:rFonts w:asciiTheme="majorBidi" w:hAnsiTheme="majorBidi" w:cstheme="majorBidi"/>
          <w:sz w:val="24"/>
          <w:szCs w:val="24"/>
        </w:rPr>
        <w:t>.</w:t>
      </w:r>
      <w:r w:rsidR="0062515E" w:rsidRPr="00D232DF">
        <w:rPr>
          <w:rFonts w:asciiTheme="majorBidi" w:hAnsiTheme="majorBidi" w:cstheme="majorBidi"/>
          <w:sz w:val="24"/>
          <w:szCs w:val="24"/>
        </w:rPr>
        <w:t xml:space="preserve"> </w:t>
      </w:r>
      <w:r w:rsidR="002942FB" w:rsidRPr="00D232DF">
        <w:rPr>
          <w:rFonts w:asciiTheme="majorBidi" w:hAnsiTheme="majorBidi" w:cstheme="majorBidi"/>
          <w:sz w:val="24"/>
          <w:szCs w:val="24"/>
        </w:rPr>
        <w:t>Mitochondrial malfunction, cell</w:t>
      </w:r>
      <w:r w:rsidR="009E5E5B" w:rsidRPr="00D232DF">
        <w:rPr>
          <w:rFonts w:asciiTheme="majorBidi" w:hAnsiTheme="majorBidi" w:cstheme="majorBidi"/>
          <w:sz w:val="24"/>
          <w:szCs w:val="24"/>
        </w:rPr>
        <w:t>ular</w:t>
      </w:r>
      <w:r w:rsidR="002942FB" w:rsidRPr="00D232DF">
        <w:rPr>
          <w:rFonts w:asciiTheme="majorBidi" w:hAnsiTheme="majorBidi" w:cstheme="majorBidi"/>
          <w:sz w:val="24"/>
          <w:szCs w:val="24"/>
        </w:rPr>
        <w:t xml:space="preserve"> ‎stress, dysfunctional cytoskeletal ‎proteins, </w:t>
      </w:r>
      <w:r w:rsidR="004E1283" w:rsidRPr="00D232DF">
        <w:rPr>
          <w:rFonts w:asciiTheme="majorBidi" w:hAnsiTheme="majorBidi" w:cstheme="majorBidi"/>
          <w:sz w:val="24"/>
          <w:szCs w:val="24"/>
        </w:rPr>
        <w:t xml:space="preserve">dysregulated programmed cell death, </w:t>
      </w:r>
      <w:r w:rsidR="002942FB" w:rsidRPr="00D232DF">
        <w:rPr>
          <w:rFonts w:asciiTheme="majorBidi" w:hAnsiTheme="majorBidi" w:cstheme="majorBidi"/>
          <w:sz w:val="24"/>
          <w:szCs w:val="24"/>
        </w:rPr>
        <w:t xml:space="preserve">and </w:t>
      </w:r>
      <w:r w:rsidR="0081532C" w:rsidRPr="00D232DF">
        <w:rPr>
          <w:rFonts w:asciiTheme="majorBidi" w:hAnsiTheme="majorBidi" w:cstheme="majorBidi"/>
          <w:sz w:val="24"/>
          <w:szCs w:val="24"/>
        </w:rPr>
        <w:t>changes in cellular</w:t>
      </w:r>
      <w:r w:rsidR="002942FB" w:rsidRPr="00D232DF">
        <w:rPr>
          <w:rFonts w:asciiTheme="majorBidi" w:hAnsiTheme="majorBidi" w:cstheme="majorBidi"/>
          <w:sz w:val="24"/>
          <w:szCs w:val="24"/>
        </w:rPr>
        <w:t xml:space="preserve"> protein </w:t>
      </w:r>
      <w:r w:rsidR="0081532C" w:rsidRPr="00D232DF">
        <w:rPr>
          <w:rFonts w:asciiTheme="majorBidi" w:hAnsiTheme="majorBidi" w:cstheme="majorBidi"/>
          <w:sz w:val="24"/>
          <w:szCs w:val="24"/>
        </w:rPr>
        <w:t>homeostasis</w:t>
      </w:r>
      <w:r w:rsidR="002942FB" w:rsidRPr="00D232DF">
        <w:rPr>
          <w:rFonts w:asciiTheme="majorBidi" w:hAnsiTheme="majorBidi" w:cstheme="majorBidi"/>
          <w:sz w:val="24"/>
          <w:szCs w:val="24"/>
        </w:rPr>
        <w:t xml:space="preserve"> are ‎all </w:t>
      </w:r>
      <w:r w:rsidR="00003E28" w:rsidRPr="00D232DF">
        <w:rPr>
          <w:rFonts w:asciiTheme="majorBidi" w:hAnsiTheme="majorBidi" w:cstheme="majorBidi"/>
          <w:sz w:val="24"/>
          <w:szCs w:val="24"/>
        </w:rPr>
        <w:t xml:space="preserve">probable drivers </w:t>
      </w:r>
      <w:r w:rsidR="0087123F" w:rsidRPr="00D232DF">
        <w:rPr>
          <w:rFonts w:asciiTheme="majorBidi" w:hAnsiTheme="majorBidi" w:cstheme="majorBidi"/>
          <w:sz w:val="24"/>
          <w:szCs w:val="24"/>
        </w:rPr>
        <w:t>for</w:t>
      </w:r>
      <w:r w:rsidR="002942FB" w:rsidRPr="00D232DF">
        <w:rPr>
          <w:rFonts w:asciiTheme="majorBidi" w:hAnsiTheme="majorBidi" w:cstheme="majorBidi"/>
          <w:sz w:val="24"/>
          <w:szCs w:val="24"/>
        </w:rPr>
        <w:t xml:space="preserve"> the ‎</w:t>
      </w:r>
      <w:r w:rsidR="00E645A0" w:rsidRPr="00D232DF">
        <w:rPr>
          <w:rFonts w:asciiTheme="majorBidi" w:hAnsiTheme="majorBidi" w:cstheme="majorBidi"/>
          <w:sz w:val="24"/>
          <w:szCs w:val="24"/>
        </w:rPr>
        <w:t>im</w:t>
      </w:r>
      <w:r w:rsidR="002942FB" w:rsidRPr="00D232DF">
        <w:rPr>
          <w:rFonts w:asciiTheme="majorBidi" w:hAnsiTheme="majorBidi" w:cstheme="majorBidi"/>
          <w:sz w:val="24"/>
          <w:szCs w:val="24"/>
        </w:rPr>
        <w:t xml:space="preserve">balance </w:t>
      </w:r>
      <w:r w:rsidR="001357A2" w:rsidRPr="00D232DF">
        <w:rPr>
          <w:rFonts w:asciiTheme="majorBidi" w:hAnsiTheme="majorBidi" w:cstheme="majorBidi"/>
          <w:sz w:val="24"/>
          <w:szCs w:val="24"/>
        </w:rPr>
        <w:t>between</w:t>
      </w:r>
      <w:r w:rsidR="002942FB" w:rsidRPr="00D232DF">
        <w:rPr>
          <w:rFonts w:asciiTheme="majorBidi" w:hAnsiTheme="majorBidi" w:cstheme="majorBidi"/>
          <w:sz w:val="24"/>
          <w:szCs w:val="24"/>
        </w:rPr>
        <w:t xml:space="preserve"> neuronal survival and degeneration</w:t>
      </w:r>
      <w:r w:rsidR="00D402B6" w:rsidRPr="00D232DF">
        <w:rPr>
          <w:rFonts w:asciiTheme="majorBidi" w:hAnsiTheme="majorBidi" w:cstheme="majorBidi"/>
          <w:sz w:val="24"/>
          <w:szCs w:val="24"/>
        </w:rPr>
        <w:t xml:space="preserve"> </w:t>
      </w:r>
      <w:r w:rsidR="00D402B6"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{"citationItems":[{"id":"ITEM-1","itemData":{"DOI":"10.1111/BPA.12545","ISSN":"1750-3639","abstract":"The most prevalent pathological features of many neurodegenerative diseases are the aggregation of misfolded proteins and the loss of certain neuronal populations. Autophagy, as major intracellular machinery for degrading aggregated proteins and damaged organelles, has been reported to be involved in the occurrence of pathological changes in many neurodegenerative disorders, including Alzheimer's disease, Parkinson's disease, Huntington's disease and amyotrophic lateral sclerosis. In this review, we summarize most recent research progress in this topic and provide a new perspective regarding autophagy regulation on the pathogenesis of neurodegenerative diseases. Finally, we discuss the signaling molecules in autophagy-related pathways as therapeutic targets for the treatment of these diseases.","author":[{"dropping-particle":"","family":"Guo","given":"Fang","non-dropping-particle":"","parse-names":false,"suffix":""},{"dropping-particle":"","family":"Liu","given":"Xinyao","non-dropping-particle":"","parse-names":false,"suffix":""},{"dropping-particle":"","family":"Cai","given":"Huaibin","non-dropping-particle":"","parse-names":false,"suffix":""},{"dropping-particle":"","family":"Le","given":"Weidong","non-dropping-particle":"","parse-names":false,"suffix":""}],"container-title":"Brain Pathology","id":"ITEM-1","issue":"1","issued":{"date-parts":[["2018","1"]]},"page":"3-13","publisher":"John Wiley &amp; Sons, Ltd","title":"Autophagy in neurodegenerative diseases: pathogenesis and therapy","type":"article-journal","volume":"28"},"uris":["http://www.mendeley.com/documents/?uuid=ed8a5140-efe5-4ea5-9c7e-46fe0749eecb"]},{"id":"ITEM-2","itemData":{"DOI":"10.1042/BST20180025","ISSN":"0300-5127","abstract":"Neurodegenerative proteinopathies are a group of pathologically similar, progressive disorders of the nervous system, characterised by structural alterations within and toxic misfolding of susceptible proteins. Oligomerisation of Aβ, tau, α-synuclein and TDP-43 leads to a toxin gain- or loss-of-function contributing to the phenotype observed in Alzheimer’s disease, Parkinson’s disease, amyotrophic lateral sclerosis and frontotemporal dementia. Misfolded proteins can adversely affect mitochondria, and post-mitotic neurones are especially sensitive to metabolic dysfunction. Misfolded proteins impair mitochondrial dynamics (morphology and trafficking), preventing functional mitochondria reaching the synapse, the primary site of ATP utilisation. Furthermore, a direct association of misfolded proteins with mitochondria may precipitate or augment dysfunctional oxidative phosphorylation and mitochondrial quality control, causing redox dyshomeostasis observed in disease. As such, a significant interest lies in understanding mechanisms of mitochondrial toxicity in neurodegenerative disorders and in dissecting these mechanisms with a view of maintaining mitochondrial homeostasis in disease. Recent advances in understanding mitochondrially controlled cell death pathways and elucidating the mitochondrial permeability pore bioarchitecture are beginning to present new avenues to target neurodegeneration. Novel mitochondrial roles of deubiquitinating enzymes are coming to light and present an opportunity for a new class of proteins to target therapeutically with the aim of promoting mitophagy and the ubiquitin–proteasome system. The brain is enormously metabolically active, placing a large emphasis on maintaining ATP supply. Therefore, identifying mechanisms to sustain mitochondrial function may represent a common intervention point across all proteinopathies.","author":[{"dropping-particle":"","family":"Briston","given":"Thomas","non-dropping-particle":"","parse-names":false,"suffix":""},{"dropping-particle":"","family":"Hicks","given":"Amy R.","non-dropping-particle":"","parse-names":false,"suffix":""}],"container-title":"Biochemical Society Transactions","id":"ITEM-2","issue":"4","issued":{"date-parts":[["2018","8"]]},"page":"829-842","publisher":"Portland Press","title":"Mitochondrial dysfunction and neurodegenerative proteinopathies: Mechanisms and prospects for therapeutic intervention","type":"article-journal","volume":"46"},"uris":["http://www.mendeley.com/documents/?uuid=fa07fd30-bf2f-4182-a6b3-45c96ae991ab"]},{"id":"ITEM-3","itemData":{"DOI":"10.1002/PATH.1650","ISSN":"1096-9896","abstract":"Abundant abnormal aggregates of cytoskeletal proteins are neuropathological signatures of many neurodegenerative diseases that are broadly classified by filamentous aggregates of neuronal intermediate filament (IF) proteins, or by inclusions containing the microtubule-associated protein (MAP) tau. The discovery of mutations in neuronal IF and tau genes firmly establishes the importance of neuronal IF proteins and tau in the pathogenesis of neurodegenerative diseases. Multiple IF gene mutations are pathogenic for Charcot-Marie-Tooth (CMT) disease and amyotrophic lateral sclerosis (ALS) - in addition to those in the copper/zinc superoxide dismutase-1 (SOD1) gene. Tau gene mutations are pathogenic for frontotemporal dementia with parkinsonism linked to chromosome 17 (FTDP-17), and tau polymorphisms are genetic risk factors for sporadic progressive supranuclear palsy (PSP) and corticobasal degeneration (CBD). Thus, IF and tau abnormalities are linked directly to the aetiology and pathogenesis of neurodegenerative diseases. In vitro and transgenic animal models are being used to demonstrate that different mutations impair protein function, promote tau fibrilization, or perturb tau gene splicing, leading to aberrant and distinct tau aggregates. For recognition of these disorders at neuropathological examination, immunohistochemistry is needed, and this may be combined with biochemistry and molecular genetics to properly determine the nosology of a particular case. As reviewed here, the identification of molecular genetic defects and biochemical alterations in cytoskeletal proteins of human neurodegenerative diseases has facilitated experimental studies and will promote the development of assays of molecules which inhibit abnormal neuronal IF and tau protein inclusions. Copyright © 2004 Pathological Society of Great Britain and Ireland. Published by John Wiley &amp; Sons, Ltd.","author":[{"dropping-particle":"","family":"Cairns","given":"Nigel J","non-dropping-particle":"","parse-names":false,"suffix":""},{"dropping-particle":"","family":"Lee","given":"Virginia M-Y","non-dropping-particle":"","parse-names":false,"suffix":""},{"dropping-particle":"","family":"Trojanowski","given":"John Q","non-dropping-particle":"","parse-names":false,"suffix":""}],"container-title":"The Journal of Pathology","id":"ITEM-3","issue":"4","issued":{"date-parts":[["2004","11"]]},"page":"438-449","publisher":"John Wiley &amp; Sons, Ltd","title":"The cytoskeleton in neurodegenerative diseases","type":"article-journal","volume":"204"},"uris":["http://www.mendeley.com/documents/?uuid=267082f5-2fc0-4359-b05d-fb24a47922fe"]},{"id":"ITEM-4","itemData":{"DOI":"10.1038/nature05293","ISSN":"0028-0836","author":[{"dropping-particle":"","family":"Bredesen","given":"Dale E.","non-dropping-particle":"","parse-names":false,"suffix":""},{"dropping-particle":"V.","family":"Rao","given":"Rammohan","non-dropping-particle":"","parse-names":false,"suffix":""},{"dropping-particle":"","family":"Mehlen","given":"Patrick","non-dropping-particle":"","parse-names":false,"suffix":""}],"container-title":"Nature","id":"ITEM-4","issue":"7113","issued":{"date-parts":[["2006","10","18"]]},"page":"796-802","title":"Cell death in the nervous system","type":"article-journal","volume":"443"},"uris":["http://www.mendeley.com/documents/?uuid=22b39fe1-15ad-48b2-9309-49a6b30729d1"]},{"id":"ITEM-5","itemData":{"DOI":"10.1007/s12035-017-0420-y","ISSN":"0893-7648","author":[{"dropping-particle":"","family":"Esteves","given":"Ana R.","non-dropping-particle":"","parse-names":false,"suffix":""},{"dropping-particle":"","family":"Arduíno","given":"Daniela M.","non-dropping-particle":"","parse-names":false,"suffix":""},{"dropping-particle":"","family":"Silva","given":"Diana F.","non-dropping-particle":"","parse-names":false,"suffix":""},{"dropping-particle":"","family":"Viana","given":"Sofia D.","non-dropping-particle":"","parse-names":false,"suffix":""},{"dropping-particle":"","family":"Pereira","given":"Frederico C.","non-dropping-particle":"","parse-names":false,"suffix":""},{"dropping-particle":"","family":"Cardoso","given":"Sandra M.","non-dropping-particle":"","parse-names":false,"suffix":""}],"container-title":"Molecular Neurobiology","id":"ITEM-5","issue":"2","issued":{"date-parts":[["2018","2","6"]]},"page":"1440-1462","title":"Mitochondrial metabolism regulates microtubule acetylome and autophagy trough sirtuin-2: Impact for Parkinson’s disease","type":"article-journal","volume":"55"},"uris":["http://www.mendeley.com/documents/?uuid=7d07b042-fa0a-4424-94c8-8ed8a792249b"]},{"id":"ITEM-6","itemData":{"DOI":"10.1007/s11010-010-0563-x","ISSN":"0300-8177","author":[{"dropping-particle":"","family":"Jomova","given":"Klaudia","non-dropping-particle":"","parse-names":false,"suffix":""},{"dropping-particle":"","family":"Vondrakova","given":"Dagmar","non-dropping-particle":"","parse-names":false,"suffix":""},{"dropping-particle":"","family":"Lawson","given":"Michael","non-dropping-particle":"","parse-names":false,"suffix":""},{"dropping-particle":"","family":"Valko","given":"Marian","non-dropping-particle":"","parse-names":false,"suffix":""}],"container-title":"Molecular and Cellular Biochemistry","id":"ITEM-6","issue":"1-2","issued":{"date-parts":[["2010","12","22"]]},"page":"91-104","title":"Metals, oxidative stress and neurodegenerative disorders","type":"article-journal","volume":"345"},"uris":["http://www.mendeley.com/documents/?uuid=54e4595b-542d-4a3d-a7b8-ec83ddfb31a1"]},{"id":"ITEM-7","itemData":{"DOI":"10.1177/1179069518794675","ISSN":"1179-0695","author":[{"dropping-particle":"","family":"Smith","given":"David M","non-dropping-particle":"","parse-names":false,"suffix":""}],"container-title":"Journal of Experimental Neuroscience","id":"ITEM-7","issued":{"date-parts":[["2018","1","19"]]},"page":"117906951879467","title":"Could a common mechanism of protein degradation impairment underlie many neurodegenerative diseases?","type":"article-journal","volume":"12"},"uris":["http://www.mendeley.com/documents/?uuid=5f14986f-0def-4cf8-94e1-4da1cfa31e29"]},{"id":"ITEM-8","itemData":{"DOI":"10.1038/s41467-018-03509-0","ISSN":"2041-1723","author":[{"dropping-particle":"","family":"Thibaudeau","given":"Tiffany A.","non-dropping-particle":"","parse-names":false,"suffix":""},{"dropping-particle":"","family":"Anderson","given":"Raymond T.","non-dropping-particle":"","parse-names":false,"suffix":""},{"dropping-particle":"","family":"Smith","given":"David M.","non-dropping-particle":"","parse-names":false,"suffix":""}],"container-title":"Nature Communications","id":"ITEM-8","issue":"1","issued":{"date-parts":[["2018","12","15"]]},"page":"1097","title":"A common mechanism of proteasome impairment by neurodegenerative disease-associated oligomers","type":"article-journal","volume":"9"},"uris":["http://www.mendeley.com/documents/?uuid=ec3d7475-d6c0-4fdf-9d4f-3eaad37ff6a5"]},{"id":"ITEM-9","itemData":{"DOI":"10.3389/fgene.2021.749792","ISSN":"1664-8021","PMID":"34987545","abstract":"Neurodegenerative diseases (NDDs) are challenging to understand, diagnose, and treat. Revealing the genomic and transcriptomic changes in NDDs contributes greatly to the understanding of the diseases, their causes, and development. Moreover, it enables more precise genetic diagnosis and novel drug target identification that could potentially treat the diseases or at least ease the symptoms. In this study, we analyzed the transcriptional changes of nuclear-encoded mitochondrial (NEM) genes in eight NDDs to specifically address the association of these genes with the diseases. Previous studies show strong links between defects in NEM genes and neurodegeneration, yet connecting specific genes with NDDs is not well studied. Friedreich's ataxia (FRDA) is an NDD that cannot be treated effectively; therefore, we focused first on FRDA and compared the outcome with seven other NDDs, including Alzheimer's disease, amyotrophic lateral sclerosis, Creutzfeldt-Jakob disease, frontotemporal dementia, Huntington's disease, multiple sclerosis, and Parkinson's disease. First, weighted correlation network analysis was performed on an FRDA RNA-Seq data set, focusing only on NEM genes. We then carried out differential gene expression analysis and pathway enrichment analysis to pinpoint differentially expressed genes that are potentially associated with one or more of the analyzed NDDs. Our findings propose a strong link between NEM genes and NDDs and suggest that our identified candidate genes can be potentially used as diagnostic markers and therapeutic targets.","author":[{"dropping-particle":"","family":"Elsadany","given":"Muhammad","non-dropping-particle":"","parse-names":false,"suffix":""},{"dropping-particle":"","family":"Elghaish","given":"Reem A","non-dropping-particle":"","parse-names":false,"suffix":""},{"dropping-particle":"","family":"Khalil","given":"Aya S","non-dropping-particle":"","parse-names":false,"suffix":""},{"dropping-particle":"","family":"Ahmed","given":"Alaa S","non-dropping-particle":"","parse-names":false,"suffix":""},{"dropping-particle":"","family":"Mansour","given":"Rana H","non-dropping-particle":"","parse-names":false,"suffix":""},{"dropping-particle":"","family":"Badr","given":"Eman","non-dropping-particle":"","parse-names":false,"suffix":""},{"dropping-particle":"","family":"Elserafy","given":"Menattallah","non-dropping-particle":"","parse-names":false,"suffix":""}],"container-title":"Frontiers in genetics","id":"ITEM-9","issued":{"date-parts":[["2021"]]},"page":"749792","title":"Transcriptional analysis of nuclear-encoded mitochondrial genes in eight neurodegenerative disorders: The analysis of seven diseases in reference to Friedreich's ataxia.","type":"article-journal","volume":"12"},"uris":["http://www.mendeley.com/documents/?uuid=d2d4c605-e7bb-4665-9e63-f793eee02542"]}],"mendeley":{"formattedCitation":"(5–13)","plainTextFormattedCitation":"(5–13)","previouslyFormattedCitation":"(5–13)"},"properties":{"noteIndex":0},"schema":"https://github.com/citation-style-language/schema/raw/master/csl-citation.json"}</w:instrText>
      </w:r>
      <w:r w:rsidR="00D402B6"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(5–13)</w:t>
      </w:r>
      <w:r w:rsidR="00D402B6" w:rsidRPr="00D232DF">
        <w:rPr>
          <w:rFonts w:asciiTheme="majorBidi" w:hAnsiTheme="majorBidi" w:cstheme="majorBidi"/>
          <w:sz w:val="24"/>
          <w:szCs w:val="24"/>
        </w:rPr>
        <w:fldChar w:fldCharType="end"/>
      </w:r>
      <w:r w:rsidR="002942FB" w:rsidRPr="00D232DF">
        <w:rPr>
          <w:rFonts w:asciiTheme="majorBidi" w:hAnsiTheme="majorBidi" w:cstheme="majorBidi"/>
          <w:sz w:val="24"/>
          <w:szCs w:val="24"/>
        </w:rPr>
        <w:t>.‎</w:t>
      </w:r>
      <w:r w:rsidR="00084972" w:rsidRPr="00D232DF">
        <w:rPr>
          <w:rFonts w:asciiTheme="majorBidi" w:hAnsiTheme="majorBidi" w:cstheme="majorBidi"/>
          <w:sz w:val="24"/>
          <w:szCs w:val="24"/>
        </w:rPr>
        <w:t xml:space="preserve"> </w:t>
      </w:r>
      <w:r w:rsidRPr="00D232DF">
        <w:rPr>
          <w:rFonts w:asciiTheme="majorBidi" w:hAnsiTheme="majorBidi" w:cstheme="majorBidi"/>
          <w:sz w:val="24"/>
          <w:szCs w:val="24"/>
        </w:rPr>
        <w:t xml:space="preserve">NDs affect different brain areas </w:t>
      </w:r>
      <w:r w:rsidR="009C2C01" w:rsidRPr="00D232DF">
        <w:rPr>
          <w:rFonts w:asciiTheme="majorBidi" w:hAnsiTheme="majorBidi" w:cstheme="majorBidi"/>
          <w:sz w:val="24"/>
          <w:szCs w:val="24"/>
        </w:rPr>
        <w:t>and</w:t>
      </w:r>
      <w:r w:rsidR="00E43F19" w:rsidRPr="00D232DF">
        <w:rPr>
          <w:rFonts w:asciiTheme="majorBidi" w:hAnsiTheme="majorBidi" w:cstheme="majorBidi"/>
          <w:sz w:val="24"/>
          <w:szCs w:val="24"/>
        </w:rPr>
        <w:t xml:space="preserve"> </w:t>
      </w:r>
      <w:r w:rsidR="00803708" w:rsidRPr="00D232DF">
        <w:rPr>
          <w:rFonts w:asciiTheme="majorBidi" w:hAnsiTheme="majorBidi" w:cstheme="majorBidi"/>
          <w:sz w:val="24"/>
          <w:szCs w:val="24"/>
        </w:rPr>
        <w:t>manifest</w:t>
      </w:r>
      <w:r w:rsidR="00E43F19" w:rsidRPr="00D232DF">
        <w:rPr>
          <w:rFonts w:asciiTheme="majorBidi" w:hAnsiTheme="majorBidi" w:cstheme="majorBidi"/>
          <w:sz w:val="24"/>
          <w:szCs w:val="24"/>
        </w:rPr>
        <w:t xml:space="preserve"> distinct features, such as gradual loss of sensory</w:t>
      </w:r>
      <w:r w:rsidR="003A504B" w:rsidRPr="00D232DF">
        <w:rPr>
          <w:rFonts w:asciiTheme="majorBidi" w:hAnsiTheme="majorBidi" w:cstheme="majorBidi"/>
          <w:sz w:val="24"/>
          <w:szCs w:val="24"/>
        </w:rPr>
        <w:t>,</w:t>
      </w:r>
      <w:r w:rsidR="000B787D" w:rsidRPr="00D232DF">
        <w:rPr>
          <w:rFonts w:asciiTheme="majorBidi" w:hAnsiTheme="majorBidi" w:cstheme="majorBidi"/>
          <w:sz w:val="24"/>
          <w:szCs w:val="24"/>
        </w:rPr>
        <w:t xml:space="preserve"> </w:t>
      </w:r>
      <w:r w:rsidR="00E43F19" w:rsidRPr="00D232DF">
        <w:rPr>
          <w:rFonts w:asciiTheme="majorBidi" w:hAnsiTheme="majorBidi" w:cstheme="majorBidi"/>
          <w:sz w:val="24"/>
          <w:szCs w:val="24"/>
        </w:rPr>
        <w:t>motor</w:t>
      </w:r>
      <w:r w:rsidR="003A504B" w:rsidRPr="00D232DF">
        <w:rPr>
          <w:rFonts w:asciiTheme="majorBidi" w:hAnsiTheme="majorBidi" w:cstheme="majorBidi"/>
          <w:sz w:val="24"/>
          <w:szCs w:val="24"/>
        </w:rPr>
        <w:t>,</w:t>
      </w:r>
      <w:r w:rsidR="00E43F19" w:rsidRPr="00D232DF">
        <w:rPr>
          <w:rFonts w:asciiTheme="majorBidi" w:hAnsiTheme="majorBidi" w:cstheme="majorBidi"/>
          <w:sz w:val="24"/>
          <w:szCs w:val="24"/>
        </w:rPr>
        <w:t xml:space="preserve"> </w:t>
      </w:r>
      <w:r w:rsidR="00446AE0" w:rsidRPr="00D232DF">
        <w:rPr>
          <w:rFonts w:asciiTheme="majorBidi" w:hAnsiTheme="majorBidi" w:cstheme="majorBidi"/>
          <w:sz w:val="24"/>
          <w:szCs w:val="24"/>
        </w:rPr>
        <w:t>or</w:t>
      </w:r>
      <w:r w:rsidR="00E43F19" w:rsidRPr="00D232DF">
        <w:rPr>
          <w:rFonts w:asciiTheme="majorBidi" w:hAnsiTheme="majorBidi" w:cstheme="majorBidi"/>
          <w:sz w:val="24"/>
          <w:szCs w:val="24"/>
        </w:rPr>
        <w:t xml:space="preserve"> cognitive abilities </w:t>
      </w:r>
      <w:r w:rsidR="00E43F19"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{"citationItems":[{"id":"ITEM-1","itemData":{"DOI":"10.3233/JAD-170149","ISSN":"1875-8908","PMID":"28671116","abstract":"BACKGROUND The association of cognitive and motor impairments in Alzheimer's disease and other neurodegenerative diseases is thought to be related to damage in the common brain networks shared by cognitive and cortical motor control processes. These common brain networks play a pivotal role in selecting movements and postural synergies that meet an individual's needs. Pathology in this \"highest level\" of motor control produces abnormalities of gait and posture referred to as highest-level gait disorders. Impairments in cognition and mobility, including falls, are present in almost all neurodegenerative diseases, suggesting common mechanisms that still need to be unraveled. OBJECTIVE To identify motor-cognitive profiles across neurodegenerative diseases in a large cohort of patients. METHODS Cohort study that includes up to 500 participants, followed every year for three years, across five neurodegenerative disease groups: Alzheimer's disease/mild cognitive impairment, frontotemporal degeneration, vascular cognitive impairment, amyotrophic lateral sclerosis, and Parkinson's disease. Gait and balance will be assessed using accelerometers and electronic walkways, evaluated at different levels of cognitive and sensory complexity, using the dual-task paradigm. RESULTS Comparison of cognitive and motor performances across neurodegenerative groups will allow the identification of motor-cognitive phenotypes through the standardized evaluation of gait and balance characteristics. CONCLUSIONS As part of the Ontario Neurodegenerative Research Initiative (ONDRI), the gait and balance platform aims to identify motor-cognitive profiles across neurodegenerative diseases. Gait assessment, particularly while dual-tasking, will help dissect the cognitive and motor contribution in mobility and cognitive decline, progression to dementia syndromes, and future adverse outcomes including falls and mortality.","author":[{"dropping-particle":"","family":"Montero-Odasso","given":"Manuel","non-dropping-particle":"","parse-names":false,"suffix":""},{"dropping-particle":"","family":"Pieruccini-Faria","given":"Frederico","non-dropping-particle":"","parse-names":false,"suffix":""},{"dropping-particle":"","family":"Bartha","given":"Robert","non-dropping-particle":"","parse-names":false,"suffix":""},{"dropping-particle":"","family":"Black","given":"Sandra E","non-dropping-particle":"","parse-names":false,"suffix":""},{"dropping-particle":"","family":"Finger","given":"Elizabeth","non-dropping-particle":"","parse-names":false,"suffix":""},{"dropping-particle":"","family":"Freedman","given":"Morris","non-dropping-particle":"","parse-names":false,"suffix":""},{"dropping-particle":"","family":"Greenberg","given":"Barry","non-dropping-particle":"","parse-names":false,"suffix":""},{"dropping-particle":"","family":"Grimes","given":"David A","non-dropping-particle":"","parse-names":false,"suffix":""},{"dropping-particle":"","family":"Hegele","given":"Robert A","non-dropping-particle":"","parse-names":false,"suffix":""},{"dropping-particle":"","family":"Hudson","given":"Christopher","non-dropping-particle":"","parse-names":false,"suffix":""},{"dropping-particle":"","family":"Kleinstiver","given":"Peter W","non-dropping-particle":"","parse-names":false,"suffix":""},{"dropping-particle":"","family":"Lang","given":"Anthony E","non-dropping-particle":"","parse-names":false,"suffix":""},{"dropping-particle":"","family":"Masellis","given":"Mario","non-dropping-particle":"","parse-names":false,"suffix":""},{"dropping-particle":"","family":"McLaughlin","given":"Paula M","non-dropping-particle":"","parse-names":false,"suffix":""},{"dropping-particle":"","family":"Munoz","given":"Douglas P","non-dropping-particle":"","parse-names":false,"suffix":""},{"dropping-particle":"","family":"Strother","given":"Stephen","non-dropping-particle":"","parse-names":false,"suffix":""},{"dropping-particle":"","family":"Swartz","given":"Richard H","non-dropping-particle":"","parse-names":false,"suffix":""},{"dropping-particle":"","family":"Symons","given":"Sean","non-dropping-particle":"","parse-names":false,"suffix":""},{"dropping-particle":"","family":"Tartaglia","given":"Maria Carmela","non-dropping-particle":"","parse-names":false,"suffix":""},{"dropping-particle":"","family":"Zinman","given":"Lorne","non-dropping-particle":"","parse-names":false,"suffix":""},{"dropping-particle":"","family":"Strong","given":"Michael J","non-dropping-particle":"","parse-names":false,"suffix":""},{"dropping-particle":"","family":"ONDRI Investigators","given":"","non-dropping-particle":"","parse-names":false,"suffix":""},{"dropping-particle":"","family":"McIlroy","given":"William","non-dropping-particle":"","parse-names":false,"suffix":""}],"container-title":"Journal of Alzheimer's disease : JAD","id":"ITEM-1","issue":"2","issued":{"date-parts":[["2017"]]},"page":"707-721","title":"Motor phenotype in neurodegenerative disorders: Gait and balance platform study design protocol for the Ontario Neurodegenerative Research Initiative (ONDRI).","type":"article-journal","volume":"59"},"uris":["http://www.mendeley.com/documents/?uuid=a05500e0-c079-4e25-a47c-f54b105c76de"]}],"mendeley":{"formattedCitation":"(14)","plainTextFormattedCitation":"(14)","previouslyFormattedCitation":"(14)"},"properties":{"noteIndex":0},"schema":"https://github.com/citation-style-language/schema/raw/master/csl-citation.json"}</w:instrText>
      </w:r>
      <w:r w:rsidR="00E43F19"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(14)</w:t>
      </w:r>
      <w:r w:rsidR="00E43F19" w:rsidRPr="00D232DF">
        <w:rPr>
          <w:rFonts w:asciiTheme="majorBidi" w:hAnsiTheme="majorBidi" w:cstheme="majorBidi"/>
          <w:sz w:val="24"/>
          <w:szCs w:val="24"/>
        </w:rPr>
        <w:fldChar w:fldCharType="end"/>
      </w:r>
      <w:r w:rsidR="00E43F19" w:rsidRPr="00D232DF">
        <w:rPr>
          <w:rFonts w:asciiTheme="majorBidi" w:hAnsiTheme="majorBidi" w:cstheme="majorBidi"/>
          <w:sz w:val="24"/>
          <w:szCs w:val="24"/>
        </w:rPr>
        <w:t>.</w:t>
      </w:r>
      <w:r w:rsidR="00587E44" w:rsidRPr="00D232DF">
        <w:rPr>
          <w:rFonts w:asciiTheme="majorBidi" w:hAnsiTheme="majorBidi" w:cstheme="majorBidi"/>
          <w:sz w:val="24"/>
          <w:szCs w:val="24"/>
        </w:rPr>
        <w:t xml:space="preserve"> </w:t>
      </w:r>
      <w:r w:rsidR="00B7541E" w:rsidRPr="00D232DF">
        <w:rPr>
          <w:rFonts w:asciiTheme="majorBidi" w:hAnsiTheme="majorBidi" w:cstheme="majorBidi"/>
          <w:sz w:val="24"/>
          <w:szCs w:val="24"/>
        </w:rPr>
        <w:t>R</w:t>
      </w:r>
      <w:r w:rsidR="00DB66FE" w:rsidRPr="00D232DF">
        <w:rPr>
          <w:rFonts w:asciiTheme="majorBidi" w:hAnsiTheme="majorBidi" w:cstheme="majorBidi"/>
          <w:sz w:val="24"/>
          <w:szCs w:val="24"/>
        </w:rPr>
        <w:t xml:space="preserve">esearch on the common causes behind different </w:t>
      </w:r>
      <w:r w:rsidR="00983A02" w:rsidRPr="00D232DF">
        <w:rPr>
          <w:rFonts w:asciiTheme="majorBidi" w:hAnsiTheme="majorBidi" w:cstheme="majorBidi"/>
          <w:sz w:val="24"/>
          <w:szCs w:val="24"/>
        </w:rPr>
        <w:t>NDs</w:t>
      </w:r>
      <w:r w:rsidR="00DB66FE" w:rsidRPr="00D232DF">
        <w:rPr>
          <w:rFonts w:asciiTheme="majorBidi" w:hAnsiTheme="majorBidi" w:cstheme="majorBidi"/>
          <w:sz w:val="24"/>
          <w:szCs w:val="24"/>
        </w:rPr>
        <w:t xml:space="preserve"> expands the horizon for new or repurposed therapeutic ‎</w:t>
      </w:r>
      <w:r w:rsidR="00B047F4" w:rsidRPr="00D232DF">
        <w:rPr>
          <w:rFonts w:asciiTheme="majorBidi" w:hAnsiTheme="majorBidi" w:cstheme="majorBidi"/>
          <w:sz w:val="24"/>
          <w:szCs w:val="24"/>
        </w:rPr>
        <w:t xml:space="preserve">agents </w:t>
      </w:r>
      <w:r w:rsidR="00394760" w:rsidRPr="00D232DF">
        <w:rPr>
          <w:rFonts w:asciiTheme="majorBidi" w:hAnsiTheme="majorBidi" w:cstheme="majorBidi"/>
          <w:sz w:val="24"/>
          <w:szCs w:val="24"/>
        </w:rPr>
        <w:t>simultaneously targeting</w:t>
      </w:r>
      <w:r w:rsidR="0060475D" w:rsidRPr="00D232DF">
        <w:rPr>
          <w:rFonts w:asciiTheme="majorBidi" w:hAnsiTheme="majorBidi" w:cstheme="majorBidi"/>
          <w:sz w:val="24"/>
          <w:szCs w:val="24"/>
        </w:rPr>
        <w:t xml:space="preserve"> multiple diseases</w:t>
      </w:r>
      <w:r w:rsidR="00DB66FE" w:rsidRPr="00D232DF">
        <w:rPr>
          <w:rFonts w:asciiTheme="majorBidi" w:hAnsiTheme="majorBidi" w:cstheme="majorBidi"/>
          <w:sz w:val="24"/>
          <w:szCs w:val="24"/>
        </w:rPr>
        <w:t>.</w:t>
      </w:r>
      <w:r w:rsidR="00446AE0" w:rsidRPr="00D232DF">
        <w:rPr>
          <w:rFonts w:asciiTheme="majorBidi" w:hAnsiTheme="majorBidi" w:cstheme="majorBidi"/>
          <w:sz w:val="24"/>
          <w:szCs w:val="24"/>
        </w:rPr>
        <w:t xml:space="preserve"> </w:t>
      </w:r>
      <w:r w:rsidR="002404D2" w:rsidRPr="00D232DF">
        <w:rPr>
          <w:rFonts w:asciiTheme="majorBidi" w:hAnsiTheme="majorBidi" w:cstheme="majorBidi"/>
          <w:sz w:val="24"/>
          <w:szCs w:val="24"/>
        </w:rPr>
        <w:t xml:space="preserve">Alzheimer’s (AD), Parkinson’s (PD), ‎and Huntington’s diseases (HD) </w:t>
      </w:r>
      <w:r w:rsidR="00084972" w:rsidRPr="00D232DF">
        <w:rPr>
          <w:rFonts w:asciiTheme="majorBidi" w:hAnsiTheme="majorBidi" w:cstheme="majorBidi"/>
          <w:sz w:val="24"/>
          <w:szCs w:val="24"/>
        </w:rPr>
        <w:lastRenderedPageBreak/>
        <w:t>are</w:t>
      </w:r>
      <w:r w:rsidR="002404D2" w:rsidRPr="00D232DF">
        <w:rPr>
          <w:rFonts w:asciiTheme="majorBidi" w:hAnsiTheme="majorBidi" w:cstheme="majorBidi"/>
          <w:sz w:val="24"/>
          <w:szCs w:val="24"/>
        </w:rPr>
        <w:t xml:space="preserve"> primarily classified as </w:t>
      </w:r>
      <w:proofErr w:type="spellStart"/>
      <w:r w:rsidR="002404D2" w:rsidRPr="00D232DF">
        <w:rPr>
          <w:rFonts w:asciiTheme="majorBidi" w:hAnsiTheme="majorBidi" w:cstheme="majorBidi"/>
          <w:sz w:val="24"/>
          <w:szCs w:val="24"/>
        </w:rPr>
        <w:t>proteinopathies</w:t>
      </w:r>
      <w:proofErr w:type="spellEnd"/>
      <w:r w:rsidR="00587E44" w:rsidRPr="00D232DF">
        <w:rPr>
          <w:rFonts w:asciiTheme="majorBidi" w:hAnsiTheme="majorBidi" w:cstheme="majorBidi"/>
          <w:sz w:val="24"/>
          <w:szCs w:val="24"/>
        </w:rPr>
        <w:t xml:space="preserve"> NDs</w:t>
      </w:r>
      <w:r w:rsidR="00084972" w:rsidRPr="00D232DF">
        <w:rPr>
          <w:rFonts w:asciiTheme="majorBidi" w:hAnsiTheme="majorBidi" w:cstheme="majorBidi"/>
          <w:sz w:val="24"/>
          <w:szCs w:val="24"/>
        </w:rPr>
        <w:t>;</w:t>
      </w:r>
      <w:r w:rsidR="002404D2" w:rsidRPr="00D232DF">
        <w:rPr>
          <w:rFonts w:asciiTheme="majorBidi" w:hAnsiTheme="majorBidi" w:cstheme="majorBidi"/>
          <w:sz w:val="24"/>
          <w:szCs w:val="24"/>
        </w:rPr>
        <w:t xml:space="preserve"> </w:t>
      </w:r>
      <w:r w:rsidR="00084972" w:rsidRPr="00D232DF">
        <w:rPr>
          <w:rFonts w:asciiTheme="majorBidi" w:hAnsiTheme="majorBidi" w:cstheme="majorBidi"/>
          <w:sz w:val="24"/>
          <w:szCs w:val="24"/>
        </w:rPr>
        <w:t>i.e.,</w:t>
      </w:r>
      <w:r w:rsidR="002404D2" w:rsidRPr="00D232DF">
        <w:rPr>
          <w:rFonts w:asciiTheme="majorBidi" w:hAnsiTheme="majorBidi" w:cstheme="majorBidi"/>
          <w:sz w:val="24"/>
          <w:szCs w:val="24"/>
        </w:rPr>
        <w:t xml:space="preserve"> they are ‎associated with </w:t>
      </w:r>
      <w:r w:rsidR="00587E44" w:rsidRPr="00D232DF">
        <w:rPr>
          <w:rFonts w:asciiTheme="majorBidi" w:hAnsiTheme="majorBidi" w:cstheme="majorBidi"/>
          <w:sz w:val="24"/>
          <w:szCs w:val="24"/>
        </w:rPr>
        <w:t xml:space="preserve">the </w:t>
      </w:r>
      <w:r w:rsidR="002404D2" w:rsidRPr="00D232DF">
        <w:rPr>
          <w:rFonts w:asciiTheme="majorBidi" w:hAnsiTheme="majorBidi" w:cstheme="majorBidi"/>
          <w:sz w:val="24"/>
          <w:szCs w:val="24"/>
        </w:rPr>
        <w:t>aggregation of misfolded proteins</w:t>
      </w:r>
      <w:r w:rsidR="00C57E73" w:rsidRPr="00D232DF">
        <w:rPr>
          <w:rFonts w:asciiTheme="majorBidi" w:hAnsiTheme="majorBidi" w:cstheme="majorBidi"/>
          <w:sz w:val="24"/>
          <w:szCs w:val="24"/>
        </w:rPr>
        <w:t xml:space="preserve"> </w:t>
      </w:r>
      <w:r w:rsidR="00C57E73"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{"citationItems":[{"id":"ITEM-1","itemData":{"DOI":"10.3390/ijms17020189","ISSN":"1422-0067","author":[{"dropping-particle":"","family":"Kovacs","given":"Gabor","non-dropping-particle":"","parse-names":false,"suffix":""}],"container-title":"International Journal of Molecular Sciences","id":"ITEM-1","issue":"2","issued":{"date-parts":[["2016","2","2"]]},"page":"189","title":"Molecular pathological classification of neurodegenerative diseases: Turning towards precision medicine","type":"article-journal","volume":"17"},"uris":["http://www.mendeley.com/documents/?uuid=015bd6e7-8d09-44bf-a0f5-e96d1a455a02"]}],"mendeley":{"formattedCitation":"(15)","plainTextFormattedCitation":"(15)","previouslyFormattedCitation":"(15)"},"properties":{"noteIndex":0},"schema":"https://github.com/citation-style-language/schema/raw/master/csl-citation.json"}</w:instrText>
      </w:r>
      <w:r w:rsidR="00C57E73"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(15)</w:t>
      </w:r>
      <w:r w:rsidR="00C57E73" w:rsidRPr="00D232DF">
        <w:rPr>
          <w:rFonts w:asciiTheme="majorBidi" w:hAnsiTheme="majorBidi" w:cstheme="majorBidi"/>
          <w:sz w:val="24"/>
          <w:szCs w:val="24"/>
        </w:rPr>
        <w:fldChar w:fldCharType="end"/>
      </w:r>
      <w:r w:rsidR="002404D2" w:rsidRPr="00D232DF">
        <w:rPr>
          <w:rFonts w:asciiTheme="majorBidi" w:hAnsiTheme="majorBidi" w:cstheme="majorBidi"/>
          <w:sz w:val="24"/>
          <w:szCs w:val="24"/>
        </w:rPr>
        <w:t>.‎</w:t>
      </w:r>
    </w:p>
    <w:p w14:paraId="0C4A973C" w14:textId="1F468672" w:rsidR="00C6204C" w:rsidRPr="00D232DF" w:rsidRDefault="005361A8" w:rsidP="00587E44">
      <w:pPr>
        <w:spacing w:line="480" w:lineRule="auto"/>
        <w:ind w:firstLine="360"/>
        <w:rPr>
          <w:rFonts w:asciiTheme="majorBidi" w:hAnsiTheme="majorBidi" w:cstheme="majorBidi"/>
          <w:sz w:val="24"/>
          <w:szCs w:val="24"/>
        </w:rPr>
      </w:pPr>
      <w:r w:rsidRPr="00D232DF">
        <w:rPr>
          <w:rFonts w:asciiTheme="majorBidi" w:hAnsiTheme="majorBidi" w:cstheme="majorBidi"/>
          <w:sz w:val="24"/>
          <w:szCs w:val="24"/>
        </w:rPr>
        <w:t xml:space="preserve">Alzheimer’s </w:t>
      </w:r>
      <w:r w:rsidR="0008022B" w:rsidRPr="00D232DF">
        <w:rPr>
          <w:rFonts w:asciiTheme="majorBidi" w:hAnsiTheme="majorBidi" w:cstheme="majorBidi"/>
          <w:sz w:val="24"/>
          <w:szCs w:val="24"/>
        </w:rPr>
        <w:t>d</w:t>
      </w:r>
      <w:r w:rsidRPr="00D232DF">
        <w:rPr>
          <w:rFonts w:asciiTheme="majorBidi" w:hAnsiTheme="majorBidi" w:cstheme="majorBidi"/>
          <w:sz w:val="24"/>
          <w:szCs w:val="24"/>
        </w:rPr>
        <w:t xml:space="preserve">isease (AD) starts as </w:t>
      </w:r>
      <w:r w:rsidR="00807BED" w:rsidRPr="00D232DF">
        <w:rPr>
          <w:rFonts w:asciiTheme="majorBidi" w:hAnsiTheme="majorBidi" w:cstheme="majorBidi"/>
          <w:sz w:val="24"/>
          <w:szCs w:val="24"/>
        </w:rPr>
        <w:t xml:space="preserve">a </w:t>
      </w:r>
      <w:r w:rsidRPr="00D232DF">
        <w:rPr>
          <w:rFonts w:asciiTheme="majorBidi" w:hAnsiTheme="majorBidi" w:cstheme="majorBidi"/>
          <w:sz w:val="24"/>
          <w:szCs w:val="24"/>
        </w:rPr>
        <w:t>mild memory loss</w:t>
      </w:r>
      <w:r w:rsidR="007059BA" w:rsidRPr="00D232DF">
        <w:rPr>
          <w:rFonts w:asciiTheme="majorBidi" w:hAnsiTheme="majorBidi" w:cstheme="majorBidi"/>
          <w:sz w:val="24"/>
          <w:szCs w:val="24"/>
        </w:rPr>
        <w:t>,</w:t>
      </w:r>
      <w:r w:rsidRPr="00D232DF">
        <w:rPr>
          <w:rFonts w:asciiTheme="majorBidi" w:hAnsiTheme="majorBidi" w:cstheme="majorBidi"/>
          <w:sz w:val="24"/>
          <w:szCs w:val="24"/>
        </w:rPr>
        <w:t xml:space="preserve"> with symptoms worsening over time. The buildup of </w:t>
      </w:r>
      <w:r w:rsidR="00DD0E71" w:rsidRPr="00D232DF">
        <w:rPr>
          <w:rFonts w:asciiTheme="majorBidi" w:hAnsiTheme="majorBidi" w:cstheme="majorBidi"/>
          <w:sz w:val="24"/>
          <w:szCs w:val="24"/>
        </w:rPr>
        <w:t xml:space="preserve">extracellular </w:t>
      </w:r>
      <w:r w:rsidRPr="00D232DF">
        <w:rPr>
          <w:rFonts w:asciiTheme="majorBidi" w:hAnsiTheme="majorBidi" w:cstheme="majorBidi"/>
          <w:sz w:val="24"/>
          <w:szCs w:val="24"/>
        </w:rPr>
        <w:t>β-amyloid protein ‎and intracellular tau protein</w:t>
      </w:r>
      <w:r w:rsidR="00135FBD" w:rsidRPr="00D232DF">
        <w:rPr>
          <w:rFonts w:asciiTheme="majorBidi" w:hAnsiTheme="majorBidi" w:cstheme="majorBidi"/>
          <w:sz w:val="24"/>
          <w:szCs w:val="24"/>
        </w:rPr>
        <w:t xml:space="preserve"> </w:t>
      </w:r>
      <w:r w:rsidR="00DD0E71" w:rsidRPr="00D232DF">
        <w:rPr>
          <w:rFonts w:asciiTheme="majorBidi" w:hAnsiTheme="majorBidi" w:cstheme="majorBidi"/>
          <w:sz w:val="24"/>
          <w:szCs w:val="24"/>
        </w:rPr>
        <w:t>is of</w:t>
      </w:r>
      <w:r w:rsidR="00135FBD" w:rsidRPr="00D232DF">
        <w:rPr>
          <w:rFonts w:asciiTheme="majorBidi" w:hAnsiTheme="majorBidi" w:cstheme="majorBidi"/>
          <w:sz w:val="24"/>
          <w:szCs w:val="24"/>
        </w:rPr>
        <w:t xml:space="preserve"> </w:t>
      </w:r>
      <w:r w:rsidRPr="00D232DF">
        <w:rPr>
          <w:rFonts w:asciiTheme="majorBidi" w:hAnsiTheme="majorBidi" w:cstheme="majorBidi"/>
          <w:sz w:val="24"/>
          <w:szCs w:val="24"/>
        </w:rPr>
        <w:t xml:space="preserve">the </w:t>
      </w:r>
      <w:r w:rsidR="00B24C9D" w:rsidRPr="00D232DF">
        <w:rPr>
          <w:rFonts w:asciiTheme="majorBidi" w:hAnsiTheme="majorBidi" w:cstheme="majorBidi"/>
          <w:sz w:val="24"/>
          <w:szCs w:val="24"/>
        </w:rPr>
        <w:t xml:space="preserve">main reasons behind AD </w:t>
      </w:r>
      <w:r w:rsidRPr="00D232DF">
        <w:rPr>
          <w:rFonts w:asciiTheme="majorBidi" w:hAnsiTheme="majorBidi" w:cstheme="majorBidi"/>
          <w:sz w:val="24"/>
          <w:szCs w:val="24"/>
        </w:rPr>
        <w:t>‎</w:t>
      </w:r>
      <w:r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{"citationItems":[{"id":"ITEM-1","itemData":{"DOI":"10.1001/jamaneurol.2013.5847","ISSN":"2168-6157","PMID":"24493463","abstract":"The defining features of Alzheimer disease (AD) include conspicuous changes in both brain histology and behavior. The AD brain is characterized microscopically by the combined presence of 2 classes of abnormal structures, extracellular amyloid plaques and intraneuronal neurofibrillary tangles, both of which comprise highly insoluble, densely packed filaments. The soluble building blocks of these structures are amyloid-β (Aβ) peptides for plaques and tau for tangles. Amyloid-β peptides are proteolytic fragments of the transmembrane amyloid precursor protein, whereas tau is a brain-specific, axon-enriched microtubule-associated protein. The behavioral symptoms of AD correlate with the accumulation of plaques and tangles, and they are a direct consequence of the damage and destruction of synapses that mediate memory and cognition. Synapse loss can be caused by the failure of live neurons to maintain functional axons and dendrites or by neuron death. During the past dozen years, a steadily accumulating body of evidence has indicated that soluble forms of Aβ and tau work together, independently of their accumulation into plaques and tangles, to drive healthy neurons into the diseased state and that hallmark toxic properties of Aβ require tau. For instance, acute neuron death, delayed neuron death following ectopic cell cycle reentry, and synaptic dysfunction are triggered by soluble, extracellular Aβ species and depend on soluble, cytoplasmic tau. Therefore, Aβ is upstream of tau in AD pathogenesis and triggers the conversion of tau from a normal to a toxic state, but there is also evidence that toxic tau enhances Aβ toxicity via a feedback loop. Because soluble toxic aggregates of both Aβ and tau can self-propagate and spread throughout the brain by prionlike mechanisms, successful therapeutic intervention for AD would benefit from detecting these species before plaques, tangles, and cognitive impairment become evident and from interfering with the destructive biochemical pathways that they initiate.","author":[{"dropping-particle":"","family":"Bloom","given":"George S","non-dropping-particle":"","parse-names":false,"suffix":""}],"container-title":"JAMA neurology","id":"ITEM-1","issue":"4","issued":{"date-parts":[["2014","4"]]},"page":"505-8","title":"Amyloid-β and tau: The trigger and bullet in Alzheimer disease pathogenesis.","type":"article-journal","volume":"71"},"uris":["http://www.mendeley.com/documents/?uuid=4f260db2-2919-47cb-a5f5-6534c94dbf50"]}],"mendeley":{"formattedCitation":"(16)","plainTextFormattedCitation":"(16)","previouslyFormattedCitation":"(16)"},"properties":{"noteIndex":0},"schema":"https://github.com/citation-style-language/schema/raw/master/csl-citation.json"}</w:instrText>
      </w:r>
      <w:r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(16)</w:t>
      </w:r>
      <w:r w:rsidRPr="00D232DF">
        <w:rPr>
          <w:rFonts w:asciiTheme="majorBidi" w:hAnsiTheme="majorBidi" w:cstheme="majorBidi"/>
          <w:sz w:val="24"/>
          <w:szCs w:val="24"/>
        </w:rPr>
        <w:fldChar w:fldCharType="end"/>
      </w:r>
      <w:r w:rsidRPr="00D232DF">
        <w:rPr>
          <w:rFonts w:asciiTheme="majorBidi" w:hAnsiTheme="majorBidi" w:cstheme="majorBidi"/>
          <w:sz w:val="24"/>
          <w:szCs w:val="24"/>
        </w:rPr>
        <w:t xml:space="preserve">. </w:t>
      </w:r>
      <w:r w:rsidR="007059BA" w:rsidRPr="00D232DF">
        <w:rPr>
          <w:rFonts w:asciiTheme="majorBidi" w:hAnsiTheme="majorBidi" w:cstheme="majorBidi"/>
          <w:sz w:val="24"/>
          <w:szCs w:val="24"/>
        </w:rPr>
        <w:t xml:space="preserve">A recent bioinformatic study has identified 1031 ‎unique differentially expressed genes (DEGs) that implicate all major cell types in AD patients ‎compared to healthy controls. Neurons had a strong signature of gene repression. While DEGs were downregulated by 75% in excitatory neurons and 95% in inhibitory neurons, most of the identified DEGs in astrocytes,‎ oligodendrocytes, and microglia were upregulated within a range of 53%–63% </w:t>
      </w:r>
      <w:r w:rsidR="00080E5D"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10.1038/s41586-019-1195-2","ISSN":"0028-0836","author":[{"dropping-particle":"","family":"Mathys","given":"Hansruedi","non-dropping-particle":"","parse-names":false,"suffix":""},{"dropping-particle":"","family":"Davila-Velderrain","given":"Jose","non-dropping-particle":"","parse-names":false,"suffix":""},{"dropping-particle":"","family":"Peng","given":"Zhuyu","non-dropping-particle":"","parse-names":false,"suffix":""},{"dropping-particle":"","family":"Gao","given":"Fan","non-dropping-particle":"","parse-names":false,"suffix":""},{"dropping-particle":"","family":"Mohammadi","given":"Shahin","non-dropping-particle":"","parse-names":false,"suffix":""},{"dropping-particle":"","family":"Young","given":"Jennie Z.","non-dropping-particle":"","parse-names":false,"suffix":""},{"dropping-particle":"","family":"Menon","given":"Madhvi","non-dropping-particle":"","parse-names":false,"suffix":""},{"dropping-particle":"","family":"He","given":"Liang","non-dropping-particle":"","parse-names":false,"suffix":""},{"dropping-particle":"","family":"Abdurrob","given":"Fatema","non-dropping-particle":"","parse-names":false,"suffix":""},{"dropping-particle":"","family":"Jiang","given":"Xueqiao","non-dropping-particle":"","parse-names":false,"suffix":""},{"dropping-particle":"","family":"Martorell","given":"Anthony J.","non-dropping-particle":"","parse-names":false,"suffix":""},{"dropping-particle":"","family":"Ransohoff","given":"Richard M.","non-dropping-particle":"","parse-names":false,"suffix":""},{"dropping-particle":"","family":"Hafler","given":"Brian P.","non-dropping-particle":"","parse-names":false,"suffix":""},{"dropping-particle":"","family":"Bennett","given":"David A.","non-dropping-particle":"","parse-names":false,"suffix":""},{"dropping-particle":"","family":"Kellis","given":"Manolis","non-dropping-particle":"","parse-names":false,"suffix":""},{"dropping-particle":"","family":"Tsai","given":"Li-Huei","non-dropping-particle":"","parse-names":false,"suffix":""}],"container-title":"Nature","id":"ITEM-1","issue":"7761","issued":{"date-parts":[["2019","6","20"]]},"page":"332-337","title":"Single-cell transcriptomic analysis of Alzheimer’s disease","type":"article-journal","volume":"570"},"uris":["http://www.mendeley.com/documents/?uuid=1cf10d40-dfb3-4f6d-ab34-0a60e8316e7b"]}],"mendeley":{"formattedCitation":"(17)","plainTextFormattedCitation":"(17)","previouslyFormattedCitation":"(17)"},"properties":{"noteIndex":0},"schema":"https://github.com/citation-style-language/schema/raw/master/csl-citation.json"}</w:instrText>
      </w:r>
      <w:r w:rsidR="00080E5D"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(17)</w:t>
      </w:r>
      <w:r w:rsidR="00080E5D" w:rsidRPr="00D232DF">
        <w:rPr>
          <w:rFonts w:asciiTheme="majorBidi" w:hAnsiTheme="majorBidi" w:cstheme="majorBidi"/>
          <w:sz w:val="24"/>
          <w:szCs w:val="24"/>
        </w:rPr>
        <w:fldChar w:fldCharType="end"/>
      </w:r>
      <w:r w:rsidR="00080E5D" w:rsidRPr="00D232DF">
        <w:rPr>
          <w:rFonts w:asciiTheme="majorBidi" w:hAnsiTheme="majorBidi" w:cstheme="majorBidi"/>
          <w:sz w:val="24"/>
          <w:szCs w:val="24"/>
        </w:rPr>
        <w:t xml:space="preserve">. </w:t>
      </w:r>
    </w:p>
    <w:p w14:paraId="6895F295" w14:textId="250A86D7" w:rsidR="005B77D1" w:rsidRPr="00D232DF" w:rsidRDefault="007B566E" w:rsidP="00587E44">
      <w:pPr>
        <w:spacing w:line="480" w:lineRule="auto"/>
        <w:ind w:firstLine="720"/>
        <w:rPr>
          <w:rFonts w:asciiTheme="majorBidi" w:hAnsiTheme="majorBidi" w:cstheme="majorBidi"/>
          <w:sz w:val="24"/>
          <w:szCs w:val="24"/>
        </w:rPr>
      </w:pPr>
      <w:r w:rsidRPr="00D232DF">
        <w:rPr>
          <w:rFonts w:asciiTheme="majorBidi" w:hAnsiTheme="majorBidi" w:cstheme="majorBidi"/>
          <w:sz w:val="24"/>
          <w:szCs w:val="24"/>
        </w:rPr>
        <w:t xml:space="preserve">Parkinson’s </w:t>
      </w:r>
      <w:r w:rsidR="006B71E2" w:rsidRPr="00D232DF">
        <w:rPr>
          <w:rFonts w:asciiTheme="majorBidi" w:hAnsiTheme="majorBidi" w:cstheme="majorBidi"/>
          <w:sz w:val="24"/>
          <w:szCs w:val="24"/>
        </w:rPr>
        <w:t>d</w:t>
      </w:r>
      <w:r w:rsidRPr="00D232DF">
        <w:rPr>
          <w:rFonts w:asciiTheme="majorBidi" w:hAnsiTheme="majorBidi" w:cstheme="majorBidi"/>
          <w:sz w:val="24"/>
          <w:szCs w:val="24"/>
        </w:rPr>
        <w:t>isease</w:t>
      </w:r>
      <w:r w:rsidR="006B71E2" w:rsidRPr="00D232DF">
        <w:rPr>
          <w:rFonts w:asciiTheme="majorBidi" w:hAnsiTheme="majorBidi" w:cstheme="majorBidi"/>
          <w:sz w:val="24"/>
          <w:szCs w:val="24"/>
        </w:rPr>
        <w:t xml:space="preserve"> (PD) </w:t>
      </w:r>
      <w:r w:rsidRPr="00D232DF">
        <w:rPr>
          <w:rFonts w:asciiTheme="majorBidi" w:hAnsiTheme="majorBidi" w:cstheme="majorBidi"/>
          <w:sz w:val="24"/>
          <w:szCs w:val="24"/>
        </w:rPr>
        <w:t xml:space="preserve">is a movement disorder characterized by </w:t>
      </w:r>
      <w:r w:rsidR="00F84D29" w:rsidRPr="00D232DF">
        <w:rPr>
          <w:rFonts w:asciiTheme="majorBidi" w:hAnsiTheme="majorBidi" w:cstheme="majorBidi"/>
          <w:sz w:val="24"/>
          <w:szCs w:val="24"/>
        </w:rPr>
        <w:t xml:space="preserve">aggregations of α-synuclein that form </w:t>
      </w:r>
      <w:r w:rsidRPr="00D232DF">
        <w:rPr>
          <w:rFonts w:asciiTheme="majorBidi" w:hAnsiTheme="majorBidi" w:cstheme="majorBidi"/>
          <w:sz w:val="24"/>
          <w:szCs w:val="24"/>
        </w:rPr>
        <w:t xml:space="preserve">Lewy bodies </w:t>
      </w:r>
      <w:r w:rsidR="00F84D29" w:rsidRPr="00D232DF">
        <w:rPr>
          <w:rFonts w:asciiTheme="majorBidi" w:hAnsiTheme="majorBidi" w:cstheme="majorBidi"/>
          <w:sz w:val="24"/>
          <w:szCs w:val="24"/>
        </w:rPr>
        <w:t>and neurites</w:t>
      </w:r>
      <w:r w:rsidRPr="00D232DF">
        <w:rPr>
          <w:rFonts w:asciiTheme="majorBidi" w:hAnsiTheme="majorBidi" w:cstheme="majorBidi"/>
          <w:sz w:val="24"/>
          <w:szCs w:val="24"/>
        </w:rPr>
        <w:t xml:space="preserve"> ‎</w:t>
      </w:r>
      <w:r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{"citationItems":[{"id":"ITEM-1","itemData":{"DOI":"10.1007/s00401-020-02157-3","ISSN":"0001-6322","abstract":"Synucleinopathies, such as Parkinson’s disease (PD), multiple system atrophy (MSA), and dementia with Lewy bodies (DLB), are defined by the presence of α-synuclein (αSYN) aggregates throughout the nervous system but diverge from one another with regard to their clinical and pathological phenotype. The recent generation of pure fibrillar αSYN polymorphs with noticeable differences in structural and phenotypic traits has led to the hypothesis that different αSYN strains may be in part responsible for the heterogeneous nature of synucleinopathies. To further characterize distinct αSYN strains in the human brain, and establish a structure-pathology relationship, we pursued a detailed comparison of αSYN assemblies derived from well-stratified patients with distinct synucleinopathies. We exploited the capacity of αSYN aggregates found in the brain of patients suffering from PD, MSA or DLB to seed and template monomeric human αSYN in vitro via a protein misfolding cyclic amplification assay. A careful comparison of the properties of total brain homogenates and pure in vitro amplified αSYN fibrillar assemblies upon inoculation in cells and in the rat brain demonstrates that the intrinsic structure of αSYN fibrils dictates synucleinopathies characteristics. We report that MSA strains show several similarities with PD strains, but are significantly more potent in inducing motor deficits, nigrostriatal neurodegeneration, αSYN pathology, spreading, and inflammation, reflecting the aggressive nature of this disease. In contrast, DLB strains display no or only very modest neuropathological features under our experimental conditions. Collectively, our data demonstrate a specific signature for PD, MSA, and DLB-derived strains that differs from previously described recombinant strains, with MSA strains provoking the most aggressive phenotype and more similarities with PD compared to DLB strains.","author":[{"dropping-particle":"","family":"Perren","given":"Anke","non-dropping-particle":"Van der","parse-names":false,"suffix":""},{"dropping-particle":"","family":"Gelders","given":"Géraldine","non-dropping-particle":"","parse-names":false,"suffix":""},{"dropping-particle":"","family":"Fenyi","given":"Alexis","non-dropping-particle":"","parse-names":false,"suffix":""},{"dropping-particle":"","family":"Bousset","given":"Luc","non-dropping-particle":"","parse-names":false,"suffix":""},{"dropping-particle":"","family":"Brito","given":"Filipa","non-dropping-particle":"","parse-names":false,"suffix":""},{"dropping-particle":"","family":"Peelaerts","given":"Wouter","non-dropping-particle":"","parse-names":false,"suffix":""},{"dropping-particle":"","family":"Haute","given":"Chris","non-dropping-particle":"Van den","parse-names":false,"suffix":""},{"dropping-particle":"","family":"Gentleman","given":"Steve","non-dropping-particle":"","parse-names":false,"suffix":""},{"dropping-particle":"","family":"Melki","given":"Ronald","non-dropping-particle":"","parse-names":false,"suffix":""},{"dropping-particle":"","family":"Baekelandt","given":"Veerle","non-dropping-particle":"","parse-names":false,"suffix":""}],"container-title":"Acta Neuropathologica","id":"ITEM-1","issue":"6","issued":{"date-parts":[["2020","6","30"]]},"page":"977-1000","title":"The structural differences between patient-derived α-synuclein strains dictate characteristics of Parkinson’s disease, multiple system atrophy and dementia with Lewy bodies","type":"article-journal","volume":"139"},"uris":["http://www.mendeley.com/documents/?uuid=1b75f2c7-d5b8-495b-8b99-430a3722f804"]}],"mendeley":{"formattedCitation":"(18)","plainTextFormattedCitation":"(18)","previouslyFormattedCitation":"(18)"},"properties":{"noteIndex":0},"schema":"https://github.com/citation-style-language/schema/raw/master/csl-citation.json"}</w:instrText>
      </w:r>
      <w:r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(18)</w:t>
      </w:r>
      <w:r w:rsidRPr="00D232DF">
        <w:rPr>
          <w:rFonts w:asciiTheme="majorBidi" w:hAnsiTheme="majorBidi" w:cstheme="majorBidi"/>
          <w:sz w:val="24"/>
          <w:szCs w:val="24"/>
        </w:rPr>
        <w:fldChar w:fldCharType="end"/>
      </w:r>
      <w:r w:rsidRPr="00D232DF">
        <w:rPr>
          <w:rFonts w:asciiTheme="majorBidi" w:hAnsiTheme="majorBidi" w:cstheme="majorBidi"/>
          <w:sz w:val="24"/>
          <w:szCs w:val="24"/>
        </w:rPr>
        <w:t xml:space="preserve">. </w:t>
      </w:r>
      <w:r w:rsidR="007059BA" w:rsidRPr="00D232DF">
        <w:rPr>
          <w:rFonts w:asciiTheme="majorBidi" w:hAnsiTheme="majorBidi" w:cstheme="majorBidi"/>
          <w:sz w:val="24"/>
          <w:szCs w:val="24"/>
        </w:rPr>
        <w:t>The disease</w:t>
      </w:r>
      <w:r w:rsidR="00B7541E" w:rsidRPr="00D232DF">
        <w:rPr>
          <w:rFonts w:asciiTheme="majorBidi" w:hAnsiTheme="majorBidi" w:cstheme="majorBidi"/>
          <w:sz w:val="24"/>
          <w:szCs w:val="24"/>
        </w:rPr>
        <w:t xml:space="preserve"> </w:t>
      </w:r>
      <w:r w:rsidR="007059BA" w:rsidRPr="00D232DF">
        <w:rPr>
          <w:rFonts w:asciiTheme="majorBidi" w:hAnsiTheme="majorBidi" w:cstheme="majorBidi"/>
          <w:sz w:val="24"/>
          <w:szCs w:val="24"/>
        </w:rPr>
        <w:t>hallmark symptom</w:t>
      </w:r>
      <w:r w:rsidR="00B7541E" w:rsidRPr="00D232DF">
        <w:rPr>
          <w:rFonts w:asciiTheme="majorBidi" w:hAnsiTheme="majorBidi" w:cstheme="majorBidi"/>
          <w:sz w:val="24"/>
          <w:szCs w:val="24"/>
        </w:rPr>
        <w:t xml:space="preserve"> of the disease</w:t>
      </w:r>
      <w:r w:rsidR="007059BA" w:rsidRPr="00D232DF">
        <w:rPr>
          <w:rFonts w:asciiTheme="majorBidi" w:hAnsiTheme="majorBidi" w:cstheme="majorBidi"/>
          <w:sz w:val="24"/>
          <w:szCs w:val="24"/>
        </w:rPr>
        <w:t xml:space="preserve"> is shaking hands, arms, legs, and neck muscles. </w:t>
      </w:r>
      <w:r w:rsidR="00235CC4" w:rsidRPr="00D232DF">
        <w:rPr>
          <w:rFonts w:asciiTheme="majorBidi" w:hAnsiTheme="majorBidi" w:cstheme="majorBidi"/>
          <w:sz w:val="24"/>
          <w:szCs w:val="24"/>
        </w:rPr>
        <w:t>S</w:t>
      </w:r>
      <w:r w:rsidRPr="00D232DF">
        <w:rPr>
          <w:rFonts w:asciiTheme="majorBidi" w:hAnsiTheme="majorBidi" w:cstheme="majorBidi"/>
          <w:sz w:val="24"/>
          <w:szCs w:val="24"/>
        </w:rPr>
        <w:t xml:space="preserve">tudies </w:t>
      </w:r>
      <w:r w:rsidR="00FD2E5A" w:rsidRPr="00D232DF">
        <w:rPr>
          <w:rFonts w:asciiTheme="majorBidi" w:hAnsiTheme="majorBidi" w:cstheme="majorBidi"/>
          <w:sz w:val="24"/>
          <w:szCs w:val="24"/>
        </w:rPr>
        <w:t>showed</w:t>
      </w:r>
      <w:r w:rsidRPr="00D232DF">
        <w:rPr>
          <w:rFonts w:asciiTheme="majorBidi" w:hAnsiTheme="majorBidi" w:cstheme="majorBidi"/>
          <w:sz w:val="24"/>
          <w:szCs w:val="24"/>
        </w:rPr>
        <w:t xml:space="preserve"> that genomic multiplications of the</w:t>
      </w:r>
      <w:r w:rsidR="00235CC4" w:rsidRPr="00D232DF">
        <w:rPr>
          <w:rFonts w:asciiTheme="majorBidi" w:hAnsiTheme="majorBidi" w:cstheme="majorBidi"/>
          <w:sz w:val="24"/>
          <w:szCs w:val="24"/>
        </w:rPr>
        <w:t xml:space="preserve"> wild type of </w:t>
      </w:r>
      <w:r w:rsidRPr="00D232DF">
        <w:rPr>
          <w:rFonts w:asciiTheme="majorBidi" w:hAnsiTheme="majorBidi" w:cstheme="majorBidi"/>
          <w:sz w:val="24"/>
          <w:szCs w:val="24"/>
        </w:rPr>
        <w:t xml:space="preserve"> SNCA gene induce</w:t>
      </w:r>
      <w:r w:rsidR="00FD2E5A" w:rsidRPr="00D232DF">
        <w:rPr>
          <w:rFonts w:asciiTheme="majorBidi" w:hAnsiTheme="majorBidi" w:cstheme="majorBidi"/>
          <w:sz w:val="24"/>
          <w:szCs w:val="24"/>
        </w:rPr>
        <w:t>d</w:t>
      </w:r>
      <w:r w:rsidRPr="00D232DF">
        <w:rPr>
          <w:rFonts w:asciiTheme="majorBidi" w:hAnsiTheme="majorBidi" w:cstheme="majorBidi"/>
          <w:sz w:val="24"/>
          <w:szCs w:val="24"/>
        </w:rPr>
        <w:t xml:space="preserve"> ‎elevated levels of </w:t>
      </w:r>
      <w:r w:rsidR="0069758F" w:rsidRPr="00D232DF">
        <w:rPr>
          <w:rFonts w:asciiTheme="majorBidi" w:eastAsia="Times New Roman" w:hAnsiTheme="majorBidi" w:cstheme="majorBidi"/>
          <w:sz w:val="24"/>
          <w:szCs w:val="24"/>
          <w:shd w:val="clear" w:color="auto" w:fill="FFFFFF"/>
        </w:rPr>
        <w:t>α</w:t>
      </w:r>
      <w:r w:rsidRPr="00D232DF">
        <w:rPr>
          <w:rFonts w:asciiTheme="majorBidi" w:hAnsiTheme="majorBidi" w:cstheme="majorBidi"/>
          <w:sz w:val="24"/>
          <w:szCs w:val="24"/>
        </w:rPr>
        <w:t xml:space="preserve">-synuclein expression </w:t>
      </w:r>
      <w:r w:rsidR="00235CC4" w:rsidRPr="00D232DF">
        <w:rPr>
          <w:rFonts w:asciiTheme="majorBidi" w:hAnsiTheme="majorBidi" w:cstheme="majorBidi"/>
          <w:sz w:val="24"/>
          <w:szCs w:val="24"/>
        </w:rPr>
        <w:t xml:space="preserve">and could contribute </w:t>
      </w:r>
      <w:r w:rsidRPr="00D232DF">
        <w:rPr>
          <w:rFonts w:asciiTheme="majorBidi" w:hAnsiTheme="majorBidi" w:cstheme="majorBidi"/>
          <w:sz w:val="24"/>
          <w:szCs w:val="24"/>
        </w:rPr>
        <w:t>to the development of PD ‎</w:t>
      </w:r>
      <w:r w:rsidR="00DF745B"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{"citationItems":[{"id":"ITEM-1","itemData":{"DOI":"10.1212/01.WNL.0000127517.33208.F4","ISSN":"0028-3878","PMID":"15159488","abstract":"The authors recently demonstrated that genetic triplication of the SNCA locus causes Parkinson disease. Here it is shown that SNCA triplication results in a doubling in the amount of α-synuclein protein in blood. Examination of brain tissue showed a doubling in the level of SNCA message. However, at the protein level in brain, there was a greater effect on deposition of aggregated forms into insoluble fractions than on net expression of soluble α-synuclein.","author":[{"dropping-particle":"","family":"Miller","given":"D. W.","non-dropping-particle":"","parse-names":false,"suffix":""},{"dropping-particle":"","family":"Hague","given":"S. M.","non-dropping-particle":"","parse-names":false,"suffix":""},{"dropping-particle":"","family":"Clarimon","given":"J.","non-dropping-particle":"","parse-names":false,"suffix":""},{"dropping-particle":"","family":"Baptista","given":"M.","non-dropping-particle":"","parse-names":false,"suffix":""},{"dropping-particle":"","family":"Gwinn-Hardy","given":"K.","non-dropping-particle":"","parse-names":false,"suffix":""},{"dropping-particle":"","family":"Cookson","given":"M. R.","non-dropping-particle":"","parse-names":false,"suffix":""},{"dropping-particle":"","family":"Singleton","given":"A. B.","non-dropping-particle":"","parse-names":false,"suffix":""}],"container-title":"Neurology","id":"ITEM-1","issue":"10","issued":{"date-parts":[["2004","5"]]},"page":"1835-1838","publisher":"Wolters Kluwer Health, Inc. on behalf of the American Academy of Neurology","title":"α-Synuclein in blood and brain from familial Parkinson disease with SNCA locus triplication","type":"article-journal","volume":"62"},"uris":["http://www.mendeley.com/documents/?uuid=bbc45620-0c4f-3910-a5d0-fec45170aa82","http://www.mendeley.com/documents/?uuid=d9ded46f-6045-4884-931b-1e19442189ca"]},{"id":"ITEM-2","itemData":{"DOI":"10.1002/ANA.10846","ISSN":"1531-8249","abstract":"Genomic triplication of the α-synuclein gene recently has been associated with familial Parkinson's disease in the Spellman-Muenter kindred. Here, we present an independent family, of Swedish-American descent, with hereditary early-onset parkinsonism with dementia due to α-synuclein triplication. Brain tissue available from affected individuals in both kindreds provided the opportunity to compare their clinical, pathological, and biochemical phenotypes. Of note, studies of brain mRNA and soluble protein levels demonstrate a doubling of α-synuclein expression, consistent with molecular genetic data. Pathologically, cornu ammonis 2/3 hippocampal neuronal loss appears to be a defining feature of this form of inherited parkinsonism. The profound implications of α-synuclein overexpression for idiopathic synucleinopathies are discussed.","author":[{"dropping-particle":"","family":"Farrer","given":"Matt","non-dropping-particle":"","parse-names":false,"suffix":""},{"dropping-particle":"","family":"Kachergus","given":"Jennifer","non-dropping-particle":"","parse-names":false,"suffix":""},{"dropping-particle":"","family":"Forno","given":"Lysia","non-dropping-particle":"","parse-names":false,"suffix":""},{"dropping-particle":"","family":"Lincoln","given":"Sarah","non-dropping-particle":"","parse-names":false,"suffix":""},{"dropping-particle":"","family":"Wang","given":"Deng-Shun","non-dropping-particle":"","parse-names":false,"suffix":""},{"dropping-particle":"","family":"Hulihan","given":"Mary","non-dropping-particle":"","parse-names":false,"suffix":""},{"dropping-particle":"","family":"Maraganore","given":"Demetrius","non-dropping-particle":"","parse-names":false,"suffix":""},{"dropping-particle":"","family":"Gwinn-Hardy","given":"Katrina","non-dropping-particle":"","parse-names":false,"suffix":""},{"dropping-particle":"","family":"Wszolek","given":"Zbigniew","non-dropping-particle":"","parse-names":false,"suffix":""},{"dropping-particle":"","family":"Dickson","given":"Dennis","non-dropping-particle":"","parse-names":false,"suffix":""},{"dropping-particle":"","family":"Langston","given":"J. William","non-dropping-particle":"","parse-names":false,"suffix":""}],"container-title":"Annals of Neurology","id":"ITEM-2","issue":"2","issued":{"date-parts":[["2004","2"]]},"page":"174-179","publisher":"John Wiley &amp; Sons, Ltd","title":"Comparison of kindreds with parkinsonism and α-synuclein genomic multiplications","type":"article-journal","volume":"55"},"uris":["http://www.mendeley.com/documents/?uuid=e968ca8f-18dd-3e32-8c89-5e8dc1added0","http://www.mendeley.com/documents/?uuid=d4e61f03-c2c7-4a77-a1e4-8bfe7d40bba9"]}],"mendeley":{"formattedCitation":"(19,20)","plainTextFormattedCitation":"(19,20)","previouslyFormattedCitation":"(19,20)"},"properties":{"noteIndex":0},"schema":"https://github.com/citation-style-language/schema/raw/master/csl-citation.json"}</w:instrText>
      </w:r>
      <w:r w:rsidR="00DF745B"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(19,20)</w:t>
      </w:r>
      <w:r w:rsidR="00DF745B" w:rsidRPr="00D232DF">
        <w:rPr>
          <w:rFonts w:asciiTheme="majorBidi" w:hAnsiTheme="majorBidi" w:cstheme="majorBidi"/>
          <w:sz w:val="24"/>
          <w:szCs w:val="24"/>
        </w:rPr>
        <w:fldChar w:fldCharType="end"/>
      </w:r>
      <w:r w:rsidR="00DF745B" w:rsidRPr="00D232DF">
        <w:rPr>
          <w:rFonts w:asciiTheme="majorBidi" w:hAnsiTheme="majorBidi" w:cstheme="majorBidi"/>
          <w:sz w:val="24"/>
          <w:szCs w:val="24"/>
        </w:rPr>
        <w:t xml:space="preserve">. </w:t>
      </w:r>
      <w:r w:rsidR="00E01FC4" w:rsidRPr="00D232DF">
        <w:rPr>
          <w:rFonts w:asciiTheme="majorBidi" w:hAnsiTheme="majorBidi" w:cstheme="majorBidi"/>
          <w:sz w:val="24"/>
          <w:szCs w:val="24"/>
        </w:rPr>
        <w:t>In another study, 85 genes</w:t>
      </w:r>
      <w:r w:rsidR="000E53E1" w:rsidRPr="00D232DF">
        <w:rPr>
          <w:rFonts w:asciiTheme="majorBidi" w:hAnsiTheme="majorBidi" w:cstheme="majorBidi"/>
          <w:sz w:val="24"/>
          <w:szCs w:val="24"/>
        </w:rPr>
        <w:t xml:space="preserve"> were identified as significantly hypo-‎methylated and upregulated i</w:t>
      </w:r>
      <w:r w:rsidR="00023EAB" w:rsidRPr="00D232DF">
        <w:rPr>
          <w:rFonts w:asciiTheme="majorBidi" w:hAnsiTheme="majorBidi" w:cstheme="majorBidi"/>
          <w:sz w:val="24"/>
          <w:szCs w:val="24"/>
        </w:rPr>
        <w:t>n</w:t>
      </w:r>
      <w:r w:rsidR="000E53E1" w:rsidRPr="00D232DF">
        <w:rPr>
          <w:rFonts w:asciiTheme="majorBidi" w:hAnsiTheme="majorBidi" w:cstheme="majorBidi"/>
          <w:sz w:val="24"/>
          <w:szCs w:val="24"/>
        </w:rPr>
        <w:t xml:space="preserve"> ‎patients</w:t>
      </w:r>
      <w:r w:rsidR="00023EAB" w:rsidRPr="00D232DF">
        <w:rPr>
          <w:rFonts w:asciiTheme="majorBidi" w:hAnsiTheme="majorBidi" w:cstheme="majorBidi"/>
          <w:sz w:val="24"/>
          <w:szCs w:val="24"/>
        </w:rPr>
        <w:t xml:space="preserve"> with PD</w:t>
      </w:r>
      <w:r w:rsidR="000E53E1" w:rsidRPr="00D232DF">
        <w:rPr>
          <w:rFonts w:asciiTheme="majorBidi" w:hAnsiTheme="majorBidi" w:cstheme="majorBidi"/>
          <w:sz w:val="24"/>
          <w:szCs w:val="24"/>
        </w:rPr>
        <w:t xml:space="preserve"> compared to healthy controls.</w:t>
      </w:r>
      <w:r w:rsidR="00DF745B" w:rsidRPr="00D232DF">
        <w:rPr>
          <w:rFonts w:asciiTheme="majorBidi" w:hAnsiTheme="majorBidi" w:cstheme="majorBidi"/>
          <w:sz w:val="24"/>
          <w:szCs w:val="24"/>
        </w:rPr>
        <w:t xml:space="preserve"> </w:t>
      </w:r>
      <w:r w:rsidR="00A76848" w:rsidRPr="00D232DF">
        <w:rPr>
          <w:rFonts w:asciiTheme="majorBidi" w:hAnsiTheme="majorBidi" w:cstheme="majorBidi"/>
          <w:sz w:val="24"/>
          <w:szCs w:val="24"/>
        </w:rPr>
        <w:t>D</w:t>
      </w:r>
      <w:r w:rsidR="00DF745B" w:rsidRPr="00D232DF">
        <w:rPr>
          <w:rFonts w:asciiTheme="majorBidi" w:hAnsiTheme="majorBidi" w:cstheme="majorBidi"/>
          <w:sz w:val="24"/>
          <w:szCs w:val="24"/>
        </w:rPr>
        <w:t xml:space="preserve">ownregulated genes </w:t>
      </w:r>
      <w:r w:rsidR="00153919" w:rsidRPr="00D232DF">
        <w:rPr>
          <w:rFonts w:asciiTheme="majorBidi" w:hAnsiTheme="majorBidi" w:cstheme="majorBidi"/>
          <w:sz w:val="24"/>
          <w:szCs w:val="24"/>
        </w:rPr>
        <w:t>were</w:t>
      </w:r>
      <w:r w:rsidR="00DF745B" w:rsidRPr="00D232DF">
        <w:rPr>
          <w:rFonts w:asciiTheme="majorBidi" w:hAnsiTheme="majorBidi" w:cstheme="majorBidi"/>
          <w:sz w:val="24"/>
          <w:szCs w:val="24"/>
        </w:rPr>
        <w:t xml:space="preserve"> significantly associated with </w:t>
      </w:r>
      <w:r w:rsidR="00BD2599" w:rsidRPr="00D232DF">
        <w:rPr>
          <w:rFonts w:asciiTheme="majorBidi" w:hAnsiTheme="majorBidi" w:cstheme="majorBidi"/>
          <w:sz w:val="24"/>
          <w:szCs w:val="24"/>
        </w:rPr>
        <w:t>the</w:t>
      </w:r>
      <w:r w:rsidR="00DF745B" w:rsidRPr="00D232DF">
        <w:rPr>
          <w:rFonts w:asciiTheme="majorBidi" w:hAnsiTheme="majorBidi" w:cstheme="majorBidi"/>
          <w:sz w:val="24"/>
          <w:szCs w:val="24"/>
        </w:rPr>
        <w:t xml:space="preserve"> structural constituent of the cytoskeleton</w:t>
      </w:r>
      <w:r w:rsidR="00BD2599" w:rsidRPr="00D232DF">
        <w:rPr>
          <w:rFonts w:asciiTheme="majorBidi" w:hAnsiTheme="majorBidi" w:cstheme="majorBidi"/>
          <w:sz w:val="24"/>
          <w:szCs w:val="24"/>
        </w:rPr>
        <w:t xml:space="preserve"> and</w:t>
      </w:r>
      <w:r w:rsidR="0049347E" w:rsidRPr="00D232DF">
        <w:rPr>
          <w:rFonts w:asciiTheme="majorBidi" w:hAnsiTheme="majorBidi" w:cstheme="majorBidi"/>
          <w:sz w:val="24"/>
          <w:szCs w:val="24"/>
        </w:rPr>
        <w:t>,</w:t>
      </w:r>
      <w:r w:rsidR="00DF745B" w:rsidRPr="00D232DF">
        <w:rPr>
          <w:rFonts w:asciiTheme="majorBidi" w:hAnsiTheme="majorBidi" w:cstheme="majorBidi"/>
          <w:sz w:val="24"/>
          <w:szCs w:val="24"/>
        </w:rPr>
        <w:t xml:space="preserve"> </w:t>
      </w:r>
      <w:r w:rsidR="00BD2599" w:rsidRPr="00D232DF">
        <w:rPr>
          <w:rFonts w:asciiTheme="majorBidi" w:hAnsiTheme="majorBidi" w:cstheme="majorBidi"/>
          <w:sz w:val="24"/>
          <w:szCs w:val="24"/>
        </w:rPr>
        <w:t>thus</w:t>
      </w:r>
      <w:r w:rsidR="0049347E" w:rsidRPr="00D232DF">
        <w:rPr>
          <w:rFonts w:asciiTheme="majorBidi" w:hAnsiTheme="majorBidi" w:cstheme="majorBidi"/>
          <w:sz w:val="24"/>
          <w:szCs w:val="24"/>
        </w:rPr>
        <w:t>,</w:t>
      </w:r>
      <w:r w:rsidR="00DF745B" w:rsidRPr="00D232DF">
        <w:rPr>
          <w:rFonts w:asciiTheme="majorBidi" w:hAnsiTheme="majorBidi" w:cstheme="majorBidi"/>
          <w:sz w:val="24"/>
          <w:szCs w:val="24"/>
        </w:rPr>
        <w:t xml:space="preserve"> dopaminergic ‎neurotransmission.</w:t>
      </w:r>
      <w:r w:rsidR="00B12F0A" w:rsidRPr="00D232DF">
        <w:rPr>
          <w:rFonts w:asciiTheme="majorBidi" w:hAnsiTheme="majorBidi" w:cstheme="majorBidi"/>
          <w:sz w:val="24"/>
          <w:szCs w:val="24"/>
        </w:rPr>
        <w:t xml:space="preserve"> U</w:t>
      </w:r>
      <w:r w:rsidR="00DF745B" w:rsidRPr="00D232DF">
        <w:rPr>
          <w:rFonts w:asciiTheme="majorBidi" w:hAnsiTheme="majorBidi" w:cstheme="majorBidi"/>
          <w:sz w:val="24"/>
          <w:szCs w:val="24"/>
        </w:rPr>
        <w:t>pregulated genes</w:t>
      </w:r>
      <w:r w:rsidR="00153919" w:rsidRPr="00D232DF">
        <w:rPr>
          <w:rFonts w:asciiTheme="majorBidi" w:hAnsiTheme="majorBidi" w:cstheme="majorBidi"/>
          <w:sz w:val="24"/>
          <w:szCs w:val="24"/>
        </w:rPr>
        <w:t xml:space="preserve"> were</w:t>
      </w:r>
      <w:r w:rsidR="00DF745B" w:rsidRPr="00D232DF">
        <w:rPr>
          <w:rFonts w:asciiTheme="majorBidi" w:hAnsiTheme="majorBidi" w:cstheme="majorBidi"/>
          <w:sz w:val="24"/>
          <w:szCs w:val="24"/>
        </w:rPr>
        <w:t xml:space="preserve"> associated with </w:t>
      </w:r>
      <w:r w:rsidR="00E01FC4" w:rsidRPr="00D232DF">
        <w:rPr>
          <w:rFonts w:asciiTheme="majorBidi" w:hAnsiTheme="majorBidi" w:cstheme="majorBidi"/>
          <w:sz w:val="24"/>
          <w:szCs w:val="24"/>
        </w:rPr>
        <w:t>p</w:t>
      </w:r>
      <w:r w:rsidR="00DF745B" w:rsidRPr="00D232DF">
        <w:rPr>
          <w:rFonts w:asciiTheme="majorBidi" w:hAnsiTheme="majorBidi" w:cstheme="majorBidi"/>
          <w:sz w:val="24"/>
          <w:szCs w:val="24"/>
        </w:rPr>
        <w:t>hagosome and</w:t>
      </w:r>
      <w:r w:rsidR="00E01FC4" w:rsidRPr="00D232DF">
        <w:rPr>
          <w:rFonts w:asciiTheme="majorBidi" w:hAnsiTheme="majorBidi" w:cstheme="majorBidi"/>
          <w:sz w:val="24"/>
          <w:szCs w:val="24"/>
        </w:rPr>
        <w:t xml:space="preserve"> l</w:t>
      </w:r>
      <w:r w:rsidR="00DF745B" w:rsidRPr="00D232DF">
        <w:rPr>
          <w:rFonts w:asciiTheme="majorBidi" w:hAnsiTheme="majorBidi" w:cstheme="majorBidi"/>
          <w:sz w:val="24"/>
          <w:szCs w:val="24"/>
        </w:rPr>
        <w:t>ysosome pathways</w:t>
      </w:r>
      <w:r w:rsidR="00BB27D9" w:rsidRPr="00D232DF">
        <w:rPr>
          <w:rFonts w:asciiTheme="majorBidi" w:hAnsiTheme="majorBidi" w:cstheme="majorBidi"/>
          <w:sz w:val="24"/>
          <w:szCs w:val="24"/>
        </w:rPr>
        <w:t xml:space="preserve"> and</w:t>
      </w:r>
      <w:r w:rsidR="00DF745B" w:rsidRPr="00D232DF">
        <w:rPr>
          <w:rFonts w:asciiTheme="majorBidi" w:hAnsiTheme="majorBidi" w:cstheme="majorBidi"/>
          <w:sz w:val="24"/>
          <w:szCs w:val="24"/>
        </w:rPr>
        <w:t xml:space="preserve"> </w:t>
      </w:r>
      <w:r w:rsidR="00BB27D9" w:rsidRPr="00D232DF">
        <w:rPr>
          <w:rFonts w:asciiTheme="majorBidi" w:hAnsiTheme="majorBidi" w:cstheme="majorBidi"/>
          <w:sz w:val="24"/>
          <w:szCs w:val="24"/>
        </w:rPr>
        <w:t>involved</w:t>
      </w:r>
      <w:r w:rsidR="00DF745B" w:rsidRPr="00D232DF">
        <w:rPr>
          <w:rFonts w:asciiTheme="majorBidi" w:hAnsiTheme="majorBidi" w:cstheme="majorBidi"/>
          <w:sz w:val="24"/>
          <w:szCs w:val="24"/>
        </w:rPr>
        <w:t xml:space="preserve"> in misfolded protein degradation</w:t>
      </w:r>
      <w:r w:rsidR="00E01FC4" w:rsidRPr="00D232DF">
        <w:rPr>
          <w:rFonts w:asciiTheme="majorBidi" w:hAnsiTheme="majorBidi" w:cstheme="majorBidi"/>
          <w:sz w:val="24"/>
          <w:szCs w:val="24"/>
        </w:rPr>
        <w:t xml:space="preserve"> </w:t>
      </w:r>
      <w:r w:rsidR="00E01FC4"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10.1186/s13148-019-0621-5","ISSN":"1868-7075","author":[{"dropping-particle":"","family":"Wang","given":"Changliang","non-dropping-particle":"","parse-names":false,"suffix":""},{"dropping-particle":"","family":"Chen","given":"Liang","non-dropping-particle":"","parse-names":false,"suffix":""},{"dropping-particle":"","family":"Yang","given":"Yang","non-dropping-particle":"","parse-names":false,"suffix":""},{"dropping-particle":"","family":"Zhang","given":"Menglei","non-dropping-particle":"","parse-names":false,"suffix":""},{"dropping-particle":"","family":"Wong","given":"Garry","non-dropping-particle":"","parse-names":false,"suffix":""}],"container-title":"Clinical Epigenetics","id":"ITEM-1","issue":"1","issued":{"date-parts":[["2019","12","11"]]},"page":"24","title":"Identification of potential blood biomarkers for Parkinson’s disease by gene expression and DNA methylation data integration analysis","type":"article-journal","volume":"11"},"uris":["http://www.mendeley.com/documents/?uuid=b0d563be-470b-46ad-aaae-982349c6ccdb"]}],"mendeley":{"formattedCitation":"(21)","plainTextFormattedCitation":"(21)","previouslyFormattedCitation":"(21)"},"properties":{"noteIndex":0},"schema":"https://github.com/citation-style-language/schema/raw/master/csl-citation.json"}</w:instrText>
      </w:r>
      <w:r w:rsidR="00E01FC4"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(21)</w:t>
      </w:r>
      <w:r w:rsidR="00E01FC4" w:rsidRPr="00D232DF">
        <w:rPr>
          <w:rFonts w:asciiTheme="majorBidi" w:hAnsiTheme="majorBidi" w:cstheme="majorBidi"/>
          <w:sz w:val="24"/>
          <w:szCs w:val="24"/>
        </w:rPr>
        <w:fldChar w:fldCharType="end"/>
      </w:r>
      <w:r w:rsidR="00DF745B" w:rsidRPr="00D232DF">
        <w:rPr>
          <w:rFonts w:asciiTheme="majorBidi" w:hAnsiTheme="majorBidi" w:cstheme="majorBidi"/>
          <w:sz w:val="24"/>
          <w:szCs w:val="24"/>
        </w:rPr>
        <w:t>. ‎</w:t>
      </w:r>
    </w:p>
    <w:p w14:paraId="3F4A6A67" w14:textId="5F2BC194" w:rsidR="00E435A8" w:rsidRPr="00D232DF" w:rsidRDefault="005B77D1" w:rsidP="00587E44">
      <w:pPr>
        <w:spacing w:line="480" w:lineRule="auto"/>
        <w:ind w:firstLine="720"/>
        <w:rPr>
          <w:rFonts w:asciiTheme="majorBidi" w:hAnsiTheme="majorBidi" w:cstheme="majorBidi"/>
          <w:sz w:val="24"/>
          <w:szCs w:val="24"/>
        </w:rPr>
      </w:pPr>
      <w:r w:rsidRPr="00D232DF">
        <w:rPr>
          <w:rFonts w:asciiTheme="majorBidi" w:hAnsiTheme="majorBidi" w:cstheme="majorBidi"/>
          <w:sz w:val="24"/>
          <w:szCs w:val="24"/>
        </w:rPr>
        <w:t xml:space="preserve">Huntington's disease (HD) is a neurodegenerative disease that causes chorea, cognitive ‎impairment, </w:t>
      </w:r>
      <w:r w:rsidR="00FA30FB" w:rsidRPr="00D232DF">
        <w:rPr>
          <w:rFonts w:asciiTheme="majorBidi" w:hAnsiTheme="majorBidi" w:cstheme="majorBidi"/>
          <w:sz w:val="24"/>
          <w:szCs w:val="24"/>
        </w:rPr>
        <w:t>physical and mental disturbances</w:t>
      </w:r>
      <w:r w:rsidRPr="00D232DF">
        <w:rPr>
          <w:rFonts w:asciiTheme="majorBidi" w:hAnsiTheme="majorBidi" w:cstheme="majorBidi"/>
          <w:sz w:val="24"/>
          <w:szCs w:val="24"/>
        </w:rPr>
        <w:t xml:space="preserve">, and </w:t>
      </w:r>
      <w:r w:rsidR="00E01FC4" w:rsidRPr="00D232DF">
        <w:rPr>
          <w:rFonts w:asciiTheme="majorBidi" w:hAnsiTheme="majorBidi" w:cstheme="majorBidi"/>
          <w:sz w:val="24"/>
          <w:szCs w:val="24"/>
        </w:rPr>
        <w:t xml:space="preserve">probable </w:t>
      </w:r>
      <w:r w:rsidRPr="00D232DF">
        <w:rPr>
          <w:rFonts w:asciiTheme="majorBidi" w:hAnsiTheme="majorBidi" w:cstheme="majorBidi"/>
          <w:sz w:val="24"/>
          <w:szCs w:val="24"/>
        </w:rPr>
        <w:t>depression ‎</w:t>
      </w:r>
      <w:r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{"citationItems":[{"id":"ITEM-1","itemData":{"DOI":"10.1186/1750-1172-5-40","ISSN":"1750-1172","author":[{"dropping-particle":"","family":"Roos","given":"Raymund AC","non-dropping-particle":"","parse-names":false,"suffix":""}],"container-title":"Orphanet Journal of Rare Diseases","id":"ITEM-1","issue":"1","issued":{"date-parts":[["2010","12","20"]]},"page":"40","title":"Huntington's disease: a clinical review","type":"article-journal","volume":"5"},"uris":["http://www.mendeley.com/documents/?uuid=01054f4e-6e16-4ef0-a921-7fcf7becec4e"]}],"mendeley":{"formattedCitation":"(22)","plainTextFormattedCitation":"(22)","previouslyFormattedCitation":"(22)"},"properties":{"noteIndex":0},"schema":"https://github.com/citation-style-language/schema/raw/master/csl-citation.json"}</w:instrText>
      </w:r>
      <w:r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(22)</w:t>
      </w:r>
      <w:r w:rsidRPr="00D232DF">
        <w:rPr>
          <w:rFonts w:asciiTheme="majorBidi" w:hAnsiTheme="majorBidi" w:cstheme="majorBidi"/>
          <w:sz w:val="24"/>
          <w:szCs w:val="24"/>
        </w:rPr>
        <w:fldChar w:fldCharType="end"/>
      </w:r>
      <w:r w:rsidRPr="00D232DF">
        <w:rPr>
          <w:rFonts w:asciiTheme="majorBidi" w:hAnsiTheme="majorBidi" w:cstheme="majorBidi"/>
          <w:sz w:val="24"/>
          <w:szCs w:val="24"/>
        </w:rPr>
        <w:t xml:space="preserve">. </w:t>
      </w:r>
      <w:r w:rsidR="0049347E" w:rsidRPr="00D232DF">
        <w:rPr>
          <w:rFonts w:asciiTheme="majorBidi" w:hAnsiTheme="majorBidi" w:cstheme="majorBidi"/>
          <w:sz w:val="24"/>
          <w:szCs w:val="24"/>
        </w:rPr>
        <w:t xml:space="preserve">It is caused by the intracellular accumulation of mutant Huntington's protein aggregates, ‎resulting in brain cell apoptosis, mainly in the striatum </w:t>
      </w:r>
      <w:r w:rsidRPr="00D232DF">
        <w:rPr>
          <w:rFonts w:asciiTheme="majorBidi" w:hAnsiTheme="majorBidi" w:cstheme="majorBidi"/>
          <w:sz w:val="24"/>
          <w:szCs w:val="24"/>
        </w:rPr>
        <w:t>‎</w:t>
      </w:r>
      <w:r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{"citationItems":[{"id":"ITEM-1","itemData":{"DOI":"10.1186/1750-1172-5-40","ISSN":"1750-1172","author":[{"dropping-particle":"","family":"Roos","given":"Raymund AC","non-dropping-particle":"","parse-names":false,"suffix":""}],"container-title":"Orphanet Journal of Rare Diseases","id":"ITEM-1","issue":"1","issued":{"date-parts":[["2010","12","20"]]},"page":"40","title":"Huntington's disease: a clinical review","type":"article-journal","volume":"5"},"uris":["http://www.mendeley.com/documents/?uuid=01054f4e-6e16-4ef0-a921-7fcf7becec4e"]}],"mendeley":{"formattedCitation":"(22)","plainTextFormattedCitation":"(22)","previouslyFormattedCitation":"(22)"},"properties":{"noteIndex":0},"schema":"https://github.com/citation-style-language/schema/raw/master/csl-citation.json"}</w:instrText>
      </w:r>
      <w:r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(22)</w:t>
      </w:r>
      <w:r w:rsidRPr="00D232DF">
        <w:rPr>
          <w:rFonts w:asciiTheme="majorBidi" w:hAnsiTheme="majorBidi" w:cstheme="majorBidi"/>
          <w:sz w:val="24"/>
          <w:szCs w:val="24"/>
        </w:rPr>
        <w:fldChar w:fldCharType="end"/>
      </w:r>
      <w:r w:rsidRPr="00D232DF">
        <w:rPr>
          <w:rFonts w:asciiTheme="majorBidi" w:hAnsiTheme="majorBidi" w:cstheme="majorBidi"/>
          <w:sz w:val="24"/>
          <w:szCs w:val="24"/>
        </w:rPr>
        <w:t>.</w:t>
      </w:r>
      <w:r w:rsidR="008E4546" w:rsidRPr="00D232DF">
        <w:rPr>
          <w:rFonts w:asciiTheme="majorBidi" w:hAnsiTheme="majorBidi" w:cstheme="majorBidi"/>
          <w:sz w:val="24"/>
          <w:szCs w:val="24"/>
        </w:rPr>
        <w:t xml:space="preserve"> </w:t>
      </w:r>
      <w:r w:rsidR="00FA30FB" w:rsidRPr="00D232DF">
        <w:rPr>
          <w:rFonts w:asciiTheme="majorBidi" w:hAnsiTheme="majorBidi" w:cstheme="majorBidi"/>
          <w:sz w:val="24"/>
          <w:szCs w:val="24"/>
        </w:rPr>
        <w:t>On the genetic level</w:t>
      </w:r>
      <w:r w:rsidR="008E4546" w:rsidRPr="00D232DF">
        <w:rPr>
          <w:rFonts w:asciiTheme="majorBidi" w:hAnsiTheme="majorBidi" w:cstheme="majorBidi"/>
          <w:sz w:val="24"/>
          <w:szCs w:val="24"/>
        </w:rPr>
        <w:t>,</w:t>
      </w:r>
      <w:r w:rsidRPr="00D232DF">
        <w:rPr>
          <w:rFonts w:asciiTheme="majorBidi" w:hAnsiTheme="majorBidi" w:cstheme="majorBidi"/>
          <w:sz w:val="24"/>
          <w:szCs w:val="24"/>
        </w:rPr>
        <w:t xml:space="preserve"> </w:t>
      </w:r>
      <w:r w:rsidR="00FA434A" w:rsidRPr="00D232DF">
        <w:rPr>
          <w:rFonts w:asciiTheme="majorBidi" w:hAnsiTheme="majorBidi" w:cstheme="majorBidi"/>
          <w:sz w:val="24"/>
          <w:szCs w:val="24"/>
        </w:rPr>
        <w:t xml:space="preserve">HD is an autosomal dominant neurodegenerative </w:t>
      </w:r>
      <w:r w:rsidR="002D6105" w:rsidRPr="00D232DF">
        <w:rPr>
          <w:rFonts w:asciiTheme="majorBidi" w:hAnsiTheme="majorBidi" w:cstheme="majorBidi"/>
          <w:sz w:val="24"/>
          <w:szCs w:val="24"/>
        </w:rPr>
        <w:t>disease</w:t>
      </w:r>
      <w:r w:rsidR="00FA434A" w:rsidRPr="00D232DF">
        <w:rPr>
          <w:rFonts w:asciiTheme="majorBidi" w:hAnsiTheme="majorBidi" w:cstheme="majorBidi"/>
          <w:sz w:val="24"/>
          <w:szCs w:val="24"/>
        </w:rPr>
        <w:t xml:space="preserve"> caused by a CAG repeat ‎expansion in exon 1 of the </w:t>
      </w:r>
      <w:r w:rsidR="0060475D" w:rsidRPr="00D232DF">
        <w:rPr>
          <w:rFonts w:asciiTheme="majorBidi" w:hAnsiTheme="majorBidi" w:cstheme="majorBidi"/>
          <w:sz w:val="24"/>
          <w:szCs w:val="24"/>
        </w:rPr>
        <w:t>Huntingtin</w:t>
      </w:r>
      <w:r w:rsidR="00FA434A" w:rsidRPr="00D232DF">
        <w:rPr>
          <w:rFonts w:asciiTheme="majorBidi" w:hAnsiTheme="majorBidi" w:cstheme="majorBidi"/>
          <w:sz w:val="24"/>
          <w:szCs w:val="24"/>
        </w:rPr>
        <w:t xml:space="preserve"> gene, </w:t>
      </w:r>
      <w:r w:rsidR="00FA434A" w:rsidRPr="00D232DF">
        <w:rPr>
          <w:rFonts w:asciiTheme="majorBidi" w:hAnsiTheme="majorBidi" w:cstheme="majorBidi"/>
          <w:sz w:val="24"/>
          <w:szCs w:val="24"/>
        </w:rPr>
        <w:lastRenderedPageBreak/>
        <w:t xml:space="preserve">which results in a polyglutamine </w:t>
      </w:r>
      <w:r w:rsidR="00737F71" w:rsidRPr="00D232DF">
        <w:rPr>
          <w:rFonts w:asciiTheme="majorBidi" w:hAnsiTheme="majorBidi" w:cstheme="majorBidi"/>
          <w:sz w:val="24"/>
          <w:szCs w:val="24"/>
        </w:rPr>
        <w:t>strand</w:t>
      </w:r>
      <w:r w:rsidR="00FA434A" w:rsidRPr="00D232DF">
        <w:rPr>
          <w:rFonts w:asciiTheme="majorBidi" w:hAnsiTheme="majorBidi" w:cstheme="majorBidi"/>
          <w:sz w:val="24"/>
          <w:szCs w:val="24"/>
        </w:rPr>
        <w:t xml:space="preserve"> </w:t>
      </w:r>
      <w:r w:rsidR="00737F71" w:rsidRPr="00D232DF">
        <w:rPr>
          <w:rFonts w:asciiTheme="majorBidi" w:hAnsiTheme="majorBidi" w:cstheme="majorBidi"/>
          <w:sz w:val="24"/>
          <w:szCs w:val="24"/>
        </w:rPr>
        <w:t>at</w:t>
      </w:r>
      <w:r w:rsidR="00FA434A" w:rsidRPr="00D232DF">
        <w:rPr>
          <w:rFonts w:asciiTheme="majorBidi" w:hAnsiTheme="majorBidi" w:cstheme="majorBidi"/>
          <w:sz w:val="24"/>
          <w:szCs w:val="24"/>
        </w:rPr>
        <w:t xml:space="preserve"> ‎the Huntingtin protein's N-terminus ‎</w:t>
      </w:r>
      <w:r w:rsidR="00FA434A"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{"citationItems":[{"id":"ITEM-1","itemData":{"DOI":"10.1016/S0140-6736(07)60111-1","ISSN":"0140-6736","abstract":"Huntington's disease is an autosomal-dominant, progressive neurodegenerative disorder with a distinct phenotype, including chorea and dystonia, incoordination, cognitive decline, and behavioural difficulties. Typically, onset of symptoms is in middle-age after affected individuals have had children, but the disorder can manifest at any time between infancy and senescence. The mutant protein in Huntington's disease-huntingtin-results from an expanded CAG repeat leading to a polyglutamine strand of variable length at the N-terminus. Evidence suggests that this tail confers a toxic gain of function. The precise pathophysiological mechanisms of Huntington's disease are poorly understood, but research in transgenic animal models of the disorder is providing insight into causative factors and potential treatments. © 2007 Elsevier Ltd. All rights reserved.","author":[{"dropping-particle":"","family":"Walker","given":"Francis O.","non-dropping-particle":"","parse-names":false,"suffix":""}],"container-title":"The Lancet","id":"ITEM-1","issue":"9557","issued":{"date-parts":[["2007","1"]]},"page":"218-228","publisher":"Elsevier","title":"Huntington's disease","type":"article-journal","volume":"369"},"uris":["http://www.mendeley.com/documents/?uuid=1aa8bffc-b8df-3ddb-b378-c8cce18bd22e","http://www.mendeley.com/documents/?uuid=8544cf20-4d85-46ce-b451-d68985ea916d"]}],"mendeley":{"formattedCitation":"(23)","plainTextFormattedCitation":"(23)","previouslyFormattedCitation":"(23)"},"properties":{"noteIndex":0},"schema":"https://github.com/citation-style-language/schema/raw/master/csl-citation.json"}</w:instrText>
      </w:r>
      <w:r w:rsidR="00FA434A"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(23)</w:t>
      </w:r>
      <w:r w:rsidR="00FA434A" w:rsidRPr="00D232DF">
        <w:rPr>
          <w:rFonts w:asciiTheme="majorBidi" w:hAnsiTheme="majorBidi" w:cstheme="majorBidi"/>
          <w:sz w:val="24"/>
          <w:szCs w:val="24"/>
        </w:rPr>
        <w:fldChar w:fldCharType="end"/>
      </w:r>
      <w:r w:rsidR="00FA434A" w:rsidRPr="00D232DF">
        <w:rPr>
          <w:rFonts w:asciiTheme="majorBidi" w:hAnsiTheme="majorBidi" w:cstheme="majorBidi"/>
          <w:sz w:val="24"/>
          <w:szCs w:val="24"/>
        </w:rPr>
        <w:t>.</w:t>
      </w:r>
      <w:r w:rsidR="00587E44" w:rsidRPr="00D232DF">
        <w:rPr>
          <w:rFonts w:asciiTheme="majorBidi" w:hAnsiTheme="majorBidi" w:cstheme="majorBidi"/>
          <w:sz w:val="24"/>
          <w:szCs w:val="24"/>
        </w:rPr>
        <w:t xml:space="preserve"> </w:t>
      </w:r>
      <w:commentRangeStart w:id="4"/>
      <w:r w:rsidR="0049347E" w:rsidRPr="00D232DF">
        <w:rPr>
          <w:rFonts w:asciiTheme="majorBidi" w:hAnsiTheme="majorBidi" w:cstheme="majorBidi"/>
          <w:sz w:val="24"/>
          <w:szCs w:val="24"/>
        </w:rPr>
        <w:t>Computational analysis on HD was performed, and sixty genes were specified as differentially expressed in HD gene carriers compared with healthy ‎controls</w:t>
      </w:r>
      <w:commentRangeEnd w:id="4"/>
      <w:r w:rsidR="00C061A3">
        <w:rPr>
          <w:rStyle w:val="CommentReference"/>
        </w:rPr>
        <w:commentReference w:id="4"/>
      </w:r>
      <w:r w:rsidR="0049347E" w:rsidRPr="00D232DF">
        <w:rPr>
          <w:rFonts w:asciiTheme="majorBidi" w:hAnsiTheme="majorBidi" w:cstheme="majorBidi"/>
          <w:sz w:val="24"/>
          <w:szCs w:val="24"/>
        </w:rPr>
        <w:t xml:space="preserve">. A total of 109 enriched pathways were </w:t>
      </w:r>
      <w:r w:rsidR="0060475D" w:rsidRPr="00D232DF">
        <w:rPr>
          <w:rFonts w:asciiTheme="majorBidi" w:hAnsiTheme="majorBidi" w:cstheme="majorBidi"/>
          <w:sz w:val="24"/>
          <w:szCs w:val="24"/>
        </w:rPr>
        <w:t>identified</w:t>
      </w:r>
      <w:r w:rsidR="0049347E" w:rsidRPr="00D232DF">
        <w:rPr>
          <w:rFonts w:asciiTheme="majorBidi" w:hAnsiTheme="majorBidi" w:cstheme="majorBidi"/>
          <w:sz w:val="24"/>
          <w:szCs w:val="24"/>
        </w:rPr>
        <w:t xml:space="preserve"> </w:t>
      </w:r>
      <w:r w:rsidR="0060475D" w:rsidRPr="00D232DF">
        <w:rPr>
          <w:rFonts w:asciiTheme="majorBidi" w:hAnsiTheme="majorBidi" w:cstheme="majorBidi"/>
          <w:sz w:val="24"/>
          <w:szCs w:val="24"/>
        </w:rPr>
        <w:t>using</w:t>
      </w:r>
      <w:r w:rsidR="0049347E" w:rsidRPr="00D232DF">
        <w:rPr>
          <w:rFonts w:asciiTheme="majorBidi" w:hAnsiTheme="majorBidi" w:cstheme="majorBidi"/>
          <w:sz w:val="24"/>
          <w:szCs w:val="24"/>
        </w:rPr>
        <w:t xml:space="preserve"> the Gene Ontology (GO) analysis of the list of DEGs </w:t>
      </w:r>
      <w:r w:rsidR="00834976"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{"citationItems":[{"id":"ITEM-1","itemData":{"DOI":"10.3390/ijms21228474","ISSN":"1422-0067","abstract":"Huntington’s disease (HD) is an inherited neurodegenerative disease. Besides the well-characterized motor symptoms, HD is marked by cognitive impairment and behavioral changes. In this study, we analyzed the blood of HD gene carries using RNA-sequencing techniques. We evaluated samples from HD gene carriers with (n = 8) and without clinically meaningful depressive symptoms (n = 8) compared with healthy controls (n = 8). Groups were age- and sex-matched. Preprocessing of data and between-group comparisons were calculated using DESeq2. The Wald test was used to generate p-values and log2 fold changes. We found 60 genes differently expressed in HD and healthy controls, of which 21 were upregulated and 39 downregulated. Within HD group, nineteen genes were differently expressed between patients with and without depression, being 6 upregulated and 13 downregulated. Several of the top differentially expressed genes are involved in nervous system development. Although preliminary, our findings corroborate the emerging view that in addition to neurodegenerative mechanisms, HD has a neurodevelopmental component. Importantly, the emergence of depression in HD might be related to these mechanisms.","author":[{"dropping-particle":"","family":"Colpo","given":"Gabriela Delevati","non-dropping-particle":"","parse-names":false,"suffix":""},{"dropping-particle":"","family":"Rocha","given":"Natalia Pessoa","non-dropping-particle":"","parse-names":false,"suffix":""},{"dropping-particle":"","family":"Furr Stimming","given":"Erin","non-dropping-particle":"","parse-names":false,"suffix":""},{"dropping-particle":"","family":"Teixeira","given":"Antonio Lucio","non-dropping-particle":"","parse-names":false,"suffix":""}],"container-title":"International Journal of Molecular Sciences","id":"ITEM-1","issue":"22","issued":{"date-parts":[["2020","11","11"]]},"page":"8474","title":"Gene expression profiling in Huntington’s disease: Does comorbidity with depressive symptoms matter?","type":"article-journal","volume":"21"},"uris":["http://www.mendeley.com/documents/?uuid=013b2c24-a061-438c-a27f-dd0b0873f97f"]}],"mendeley":{"formattedCitation":"(24)","plainTextFormattedCitation":"(24)","previouslyFormattedCitation":"(24)"},"properties":{"noteIndex":0},"schema":"https://github.com/citation-style-language/schema/raw/master/csl-citation.json"}</w:instrText>
      </w:r>
      <w:r w:rsidR="00834976"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(24)</w:t>
      </w:r>
      <w:r w:rsidR="00834976" w:rsidRPr="00D232DF">
        <w:rPr>
          <w:rFonts w:asciiTheme="majorBidi" w:hAnsiTheme="majorBidi" w:cstheme="majorBidi"/>
          <w:sz w:val="24"/>
          <w:szCs w:val="24"/>
        </w:rPr>
        <w:fldChar w:fldCharType="end"/>
      </w:r>
      <w:r w:rsidR="00FA434A" w:rsidRPr="00D232DF">
        <w:rPr>
          <w:rFonts w:asciiTheme="majorBidi" w:hAnsiTheme="majorBidi" w:cstheme="majorBidi"/>
          <w:sz w:val="24"/>
          <w:szCs w:val="24"/>
        </w:rPr>
        <w:t>. ‎</w:t>
      </w:r>
      <w:r w:rsidR="005861AB" w:rsidRPr="00D232DF">
        <w:rPr>
          <w:rFonts w:asciiTheme="majorBidi" w:hAnsiTheme="majorBidi" w:cstheme="majorBidi"/>
          <w:sz w:val="24"/>
          <w:szCs w:val="24"/>
        </w:rPr>
        <w:t xml:space="preserve"> </w:t>
      </w:r>
      <w:r w:rsidR="0049347E" w:rsidRPr="00D232DF">
        <w:rPr>
          <w:rFonts w:asciiTheme="majorBidi" w:hAnsiTheme="majorBidi" w:cstheme="majorBidi"/>
          <w:sz w:val="24"/>
          <w:szCs w:val="24"/>
        </w:rPr>
        <w:t>ADGRG1 gene was identified among the top genes involved in the enriched pathways. These pathways included vascular endothelial growth ‎factor production,</w:t>
      </w:r>
      <w:r w:rsidR="0060475D" w:rsidRPr="00D232DF">
        <w:rPr>
          <w:rFonts w:asciiTheme="majorBidi" w:hAnsiTheme="majorBidi" w:cstheme="majorBidi"/>
          <w:sz w:val="24"/>
          <w:szCs w:val="24"/>
        </w:rPr>
        <w:t xml:space="preserve"> </w:t>
      </w:r>
      <w:r w:rsidR="0049347E" w:rsidRPr="00D232DF">
        <w:rPr>
          <w:rFonts w:asciiTheme="majorBidi" w:hAnsiTheme="majorBidi" w:cstheme="majorBidi"/>
          <w:sz w:val="24"/>
          <w:szCs w:val="24"/>
        </w:rPr>
        <w:t xml:space="preserve">cerebral cortex radial </w:t>
      </w:r>
      <w:r w:rsidR="0060475D" w:rsidRPr="00D232DF">
        <w:rPr>
          <w:rFonts w:asciiTheme="majorBidi" w:hAnsiTheme="majorBidi" w:cstheme="majorBidi"/>
          <w:sz w:val="24"/>
          <w:szCs w:val="24"/>
        </w:rPr>
        <w:t>glia-guided</w:t>
      </w:r>
      <w:r w:rsidR="0049347E" w:rsidRPr="00D232DF">
        <w:rPr>
          <w:rFonts w:asciiTheme="majorBidi" w:hAnsiTheme="majorBidi" w:cstheme="majorBidi"/>
          <w:sz w:val="24"/>
          <w:szCs w:val="24"/>
        </w:rPr>
        <w:t xml:space="preserve"> migration, layer formation in the cerebral cortex, and cerebral cortex ‎regionalization. In addition, different GO terms involved in ‎neurodevelopment were identified, such as the positive regulation of neuron migration cell adhesion. A real-time qPCR technique was adopted to validate the computational analysis results‎ </w:t>
      </w:r>
      <w:r w:rsidR="009C1708" w:rsidRPr="00D232DF">
        <w:rPr>
          <w:rFonts w:asciiTheme="majorBidi" w:hAnsiTheme="majorBidi" w:cstheme="majorBidi"/>
          <w:sz w:val="24"/>
          <w:szCs w:val="24"/>
        </w:rPr>
        <w:fldChar w:fldCharType="begin" w:fldLock="1"/>
      </w:r>
      <w:r w:rsidR="00D64763" w:rsidRPr="00D232DF">
        <w:rPr>
          <w:rFonts w:asciiTheme="majorBidi" w:hAnsiTheme="majorBidi" w:cstheme="majorBidi"/>
          <w:sz w:val="24"/>
          <w:szCs w:val="24"/>
        </w:rPr>
        <w:instrText>ADDIN CSL_CITATION {"citationItems":[{"id":"ITEM-1","itemData":{"DOI":"10.3390/ijms21228474","ISSN":"1422-0067","abstract":"Huntington’s disease (HD) is an inherited neurodegenerative disease. Besides the well-characterized motor symptoms, HD is marked by cognitive impairment and behavioral changes. In this study, we analyzed the blood of HD gene carries using RNA-sequencing techniques. We evaluated samples from HD gene carriers with (n = 8) and without clinically meaningful depressive symptoms (n = 8) compared with healthy controls (n = 8). Groups were age- and sex-matched. Preprocessing of data and between-group comparisons were calculated using DESeq2. The Wald test was used to generate p-values and log2 fold changes. We found 60 genes differently expressed in HD and healthy controls, of which 21 were upregulated and 39 downregulated. Within HD group, nineteen genes were differently expressed between patients with and without depression, being 6 upregulated and 13 downregulated. Several of the top differentially expressed genes are involved in nervous system development. Although preliminary, our findings corroborate the emerging view that in addition to neurodegenerative mechanisms, HD has a neurodevelopmental component. Importantly, the emergence of depression in HD might be related to these mechanisms.","author":[{"dropping-particle":"","family":"Colpo","given":"Gabriela Delevati","non-dropping-particle":"","parse-names":false,"suffix":""},{"dropping-particle":"","family":"Rocha","given":"Natalia Pessoa","non-dropping-particle":"","parse-names":false,"suffix":""},{"dropping-particle":"","family":"Furr Stimming","given":"Erin","non-dropping-particle":"","parse-names":false,"suffix":""},{"dropping-particle":"","family":"Teixeira","given":"Antonio Lucio","non-dropping-particle":"","parse-names":false,"suffix":""}],"container-title":"International Journal of Molecular Sciences","id":"ITEM-1","issue":"22","issued":{"date-parts":[["2020","11","11"]]},"page":"8474","title":"Gene expression profiling in Huntington’s disease: Does comorbidity with depressive symptoms matter?","type":"article-journal","volume":"21"},"uris":["http://www.mendeley.com/documents/?uuid=013b2c24-a061-438c-a27f-dd0b0873f97f"]}],"mendeley":{"formattedCitation":"(24)","plainTextFormattedCitation":"(24)","previouslyFormattedCitation":"(24)"},"properties":{"noteIndex":0},"schema":"https://github.com/citation-style-language/schema/raw/master/csl-citation.json"}</w:instrText>
      </w:r>
      <w:r w:rsidR="009C1708" w:rsidRPr="00D232DF">
        <w:rPr>
          <w:rFonts w:asciiTheme="majorBidi" w:hAnsiTheme="majorBidi" w:cstheme="majorBidi"/>
          <w:sz w:val="24"/>
          <w:szCs w:val="24"/>
        </w:rPr>
        <w:fldChar w:fldCharType="separate"/>
      </w:r>
      <w:r w:rsidR="00D64763" w:rsidRPr="00D232DF">
        <w:rPr>
          <w:rFonts w:asciiTheme="majorBidi" w:hAnsiTheme="majorBidi" w:cstheme="majorBidi"/>
          <w:noProof/>
          <w:sz w:val="24"/>
          <w:szCs w:val="24"/>
        </w:rPr>
        <w:t>(24)</w:t>
      </w:r>
      <w:r w:rsidR="009C1708" w:rsidRPr="00D232DF">
        <w:rPr>
          <w:rFonts w:asciiTheme="majorBidi" w:hAnsiTheme="majorBidi" w:cstheme="majorBidi"/>
          <w:sz w:val="24"/>
          <w:szCs w:val="24"/>
        </w:rPr>
        <w:fldChar w:fldCharType="end"/>
      </w:r>
      <w:r w:rsidR="00FC201A" w:rsidRPr="00D232DF">
        <w:rPr>
          <w:rFonts w:asciiTheme="majorBidi" w:hAnsiTheme="majorBidi" w:cstheme="majorBidi"/>
          <w:sz w:val="24"/>
          <w:szCs w:val="24"/>
        </w:rPr>
        <w:t>.</w:t>
      </w:r>
      <w:r w:rsidR="007C4557" w:rsidRPr="00D232DF">
        <w:rPr>
          <w:rFonts w:asciiTheme="majorBidi" w:hAnsiTheme="majorBidi" w:cstheme="majorBidi"/>
          <w:sz w:val="24"/>
          <w:szCs w:val="24"/>
        </w:rPr>
        <w:t xml:space="preserve"> </w:t>
      </w:r>
    </w:p>
    <w:p w14:paraId="31C689CB" w14:textId="0254B056" w:rsidR="00116F50" w:rsidRPr="00D232DF" w:rsidRDefault="00983A02" w:rsidP="00D232DF">
      <w:pPr>
        <w:spacing w:line="480" w:lineRule="auto"/>
        <w:ind w:firstLine="720"/>
        <w:rPr>
          <w:rFonts w:asciiTheme="majorBidi" w:hAnsiTheme="majorBidi" w:cstheme="majorBidi"/>
          <w:sz w:val="22"/>
        </w:rPr>
      </w:pPr>
      <w:r w:rsidRPr="00D232DF">
        <w:rPr>
          <w:rFonts w:asciiTheme="majorBidi" w:hAnsiTheme="majorBidi" w:cstheme="majorBidi"/>
          <w:sz w:val="24"/>
          <w:szCs w:val="24"/>
        </w:rPr>
        <w:t>NDs</w:t>
      </w:r>
      <w:r w:rsidR="00FD1356" w:rsidRPr="00D232DF">
        <w:rPr>
          <w:rFonts w:asciiTheme="majorBidi" w:hAnsiTheme="majorBidi" w:cstheme="majorBidi"/>
          <w:sz w:val="24"/>
          <w:szCs w:val="24"/>
        </w:rPr>
        <w:t xml:space="preserve"> are considered ‎incurable since </w:t>
      </w:r>
      <w:r w:rsidR="0060475D" w:rsidRPr="00D232DF">
        <w:rPr>
          <w:rFonts w:asciiTheme="majorBidi" w:hAnsiTheme="majorBidi" w:cstheme="majorBidi"/>
          <w:sz w:val="24"/>
          <w:szCs w:val="24"/>
        </w:rPr>
        <w:t>no known intervention exists</w:t>
      </w:r>
      <w:r w:rsidR="00CE6FCE" w:rsidRPr="00D232DF">
        <w:rPr>
          <w:rFonts w:asciiTheme="majorBidi" w:hAnsiTheme="majorBidi" w:cstheme="majorBidi"/>
          <w:sz w:val="24"/>
          <w:szCs w:val="24"/>
        </w:rPr>
        <w:t xml:space="preserve"> </w:t>
      </w:r>
      <w:r w:rsidR="00FD1356" w:rsidRPr="00D232DF">
        <w:rPr>
          <w:rFonts w:asciiTheme="majorBidi" w:hAnsiTheme="majorBidi" w:cstheme="majorBidi"/>
          <w:sz w:val="24"/>
          <w:szCs w:val="24"/>
        </w:rPr>
        <w:t>to</w:t>
      </w:r>
      <w:r w:rsidR="00CE6FCE" w:rsidRPr="00D232DF">
        <w:rPr>
          <w:rFonts w:asciiTheme="majorBidi" w:hAnsiTheme="majorBidi" w:cstheme="majorBidi"/>
          <w:sz w:val="24"/>
          <w:szCs w:val="24"/>
        </w:rPr>
        <w:t xml:space="preserve"> </w:t>
      </w:r>
      <w:r w:rsidR="00FD1356" w:rsidRPr="00D232DF">
        <w:rPr>
          <w:rFonts w:asciiTheme="majorBidi" w:hAnsiTheme="majorBidi" w:cstheme="majorBidi"/>
          <w:sz w:val="24"/>
          <w:szCs w:val="24"/>
        </w:rPr>
        <w:t>stop the gradual ‎destruction of neurons</w:t>
      </w:r>
      <w:r w:rsidR="00B15181" w:rsidRPr="00D232DF">
        <w:rPr>
          <w:rFonts w:asciiTheme="majorBidi" w:hAnsiTheme="majorBidi" w:cstheme="majorBidi"/>
          <w:sz w:val="24"/>
          <w:szCs w:val="24"/>
        </w:rPr>
        <w:t xml:space="preserve"> </w:t>
      </w:r>
      <w:r w:rsidR="00B15181"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10.3390/ph11020044","ISSN":"1424-8247","author":[{"dropping-particle":"","family":"Durães","given":"Fernando","non-dropping-particle":"","parse-names":false,"suffix":""},{"dropping-particle":"","family":"Pinto","given":"Madalena","non-dropping-particle":"","parse-names":false,"suffix":""},{"dropping-particle":"","family":"Sousa","given":"Emília","non-dropping-particle":"","parse-names":false,"suffix":""}],"container-title":"Pharmaceuticals","id":"ITEM-1","issue":"2","issued":{"date-parts":[["2018","5","11"]]},"page":"44","title":"Old drugs as new treatments for neurodegenerative diseases","type":"article-journal","volume":"11"},"uris":["http://www.mendeley.com/documents/?uuid=a68201d1-b674-49d7-b8f7-45cb1dec81da"]}],"mendeley":{"formattedCitation":"(25)","plainTextFormattedCitation":"(25)","previouslyFormattedCitation":"(26)"},"properties":{"noteIndex":0},"schema":"https://github.com/citation-style-language/schema/raw/master/csl-citation.json"}</w:instrText>
      </w:r>
      <w:r w:rsidR="00B15181"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(25)</w:t>
      </w:r>
      <w:r w:rsidR="00B15181" w:rsidRPr="00D232DF">
        <w:rPr>
          <w:rFonts w:asciiTheme="majorBidi" w:hAnsiTheme="majorBidi" w:cstheme="majorBidi"/>
          <w:sz w:val="24"/>
          <w:szCs w:val="24"/>
        </w:rPr>
        <w:fldChar w:fldCharType="end"/>
      </w:r>
      <w:r w:rsidR="00FD1356" w:rsidRPr="00D232DF">
        <w:rPr>
          <w:rFonts w:asciiTheme="majorBidi" w:hAnsiTheme="majorBidi" w:cstheme="majorBidi"/>
          <w:sz w:val="24"/>
          <w:szCs w:val="24"/>
        </w:rPr>
        <w:t xml:space="preserve">. </w:t>
      </w:r>
      <w:r w:rsidR="003A21CA" w:rsidRPr="00D232DF">
        <w:rPr>
          <w:rFonts w:asciiTheme="majorBidi" w:hAnsiTheme="majorBidi" w:cstheme="majorBidi"/>
          <w:sz w:val="24"/>
          <w:szCs w:val="24"/>
        </w:rPr>
        <w:t xml:space="preserve">Furthermore, complete physiological and pathophysiological mechanisms linked to NDs are still unknown. </w:t>
      </w:r>
      <w:r w:rsidR="00587E44" w:rsidRPr="00D232DF">
        <w:rPr>
          <w:rFonts w:asciiTheme="majorBidi" w:hAnsiTheme="majorBidi" w:cstheme="majorBidi"/>
          <w:sz w:val="24"/>
          <w:szCs w:val="24"/>
        </w:rPr>
        <w:t>T</w:t>
      </w:r>
      <w:r w:rsidR="00FD1356" w:rsidRPr="00D232DF">
        <w:rPr>
          <w:rFonts w:asciiTheme="majorBidi" w:hAnsiTheme="majorBidi" w:cstheme="majorBidi"/>
          <w:sz w:val="24"/>
          <w:szCs w:val="24"/>
        </w:rPr>
        <w:t xml:space="preserve">he underlying mechanisms are polyfactorial and </w:t>
      </w:r>
      <w:r w:rsidR="00A9631A" w:rsidRPr="00D232DF">
        <w:rPr>
          <w:rFonts w:asciiTheme="majorBidi" w:hAnsiTheme="majorBidi" w:cstheme="majorBidi"/>
          <w:sz w:val="24"/>
          <w:szCs w:val="24"/>
        </w:rPr>
        <w:t>result from</w:t>
      </w:r>
      <w:r w:rsidR="00FD1356" w:rsidRPr="00D232DF">
        <w:rPr>
          <w:rFonts w:asciiTheme="majorBidi" w:hAnsiTheme="majorBidi" w:cstheme="majorBidi"/>
          <w:sz w:val="24"/>
          <w:szCs w:val="24"/>
        </w:rPr>
        <w:t xml:space="preserve"> complicated ‎interaction</w:t>
      </w:r>
      <w:r w:rsidR="00A9631A" w:rsidRPr="00D232DF">
        <w:rPr>
          <w:rFonts w:asciiTheme="majorBidi" w:hAnsiTheme="majorBidi" w:cstheme="majorBidi"/>
          <w:sz w:val="24"/>
          <w:szCs w:val="24"/>
        </w:rPr>
        <w:t>s</w:t>
      </w:r>
      <w:r w:rsidR="00FD1356" w:rsidRPr="00D232DF">
        <w:rPr>
          <w:rFonts w:asciiTheme="majorBidi" w:hAnsiTheme="majorBidi" w:cstheme="majorBidi"/>
          <w:sz w:val="24"/>
          <w:szCs w:val="24"/>
        </w:rPr>
        <w:t xml:space="preserve"> of </w:t>
      </w:r>
      <w:r w:rsidR="00A9631A" w:rsidRPr="00D232DF">
        <w:rPr>
          <w:rFonts w:asciiTheme="majorBidi" w:hAnsiTheme="majorBidi" w:cstheme="majorBidi"/>
          <w:sz w:val="24"/>
          <w:szCs w:val="24"/>
        </w:rPr>
        <w:t>innumerable</w:t>
      </w:r>
      <w:r w:rsidR="00B60457" w:rsidRPr="00D232DF">
        <w:rPr>
          <w:rFonts w:asciiTheme="majorBidi" w:hAnsiTheme="majorBidi" w:cstheme="majorBidi"/>
          <w:sz w:val="24"/>
          <w:szCs w:val="24"/>
        </w:rPr>
        <w:t xml:space="preserve"> </w:t>
      </w:r>
      <w:r w:rsidR="00FD1356" w:rsidRPr="00D232DF">
        <w:rPr>
          <w:rFonts w:asciiTheme="majorBidi" w:hAnsiTheme="majorBidi" w:cstheme="majorBidi"/>
          <w:sz w:val="24"/>
          <w:szCs w:val="24"/>
        </w:rPr>
        <w:t>partially unknown</w:t>
      </w:r>
      <w:r w:rsidR="00B60457" w:rsidRPr="00D232DF">
        <w:rPr>
          <w:rFonts w:asciiTheme="majorBidi" w:hAnsiTheme="majorBidi" w:cstheme="majorBidi"/>
          <w:sz w:val="24"/>
          <w:szCs w:val="24"/>
        </w:rPr>
        <w:t xml:space="preserve"> </w:t>
      </w:r>
      <w:r w:rsidR="00FD1356" w:rsidRPr="00D232DF">
        <w:rPr>
          <w:rFonts w:asciiTheme="majorBidi" w:hAnsiTheme="majorBidi" w:cstheme="majorBidi"/>
          <w:sz w:val="24"/>
          <w:szCs w:val="24"/>
        </w:rPr>
        <w:t>genetic and non-genetic factors</w:t>
      </w:r>
      <w:r w:rsidR="005259EB" w:rsidRPr="00D232DF">
        <w:rPr>
          <w:rFonts w:asciiTheme="majorBidi" w:hAnsiTheme="majorBidi" w:cstheme="majorBidi"/>
          <w:sz w:val="24"/>
          <w:szCs w:val="24"/>
        </w:rPr>
        <w:t xml:space="preserve"> </w:t>
      </w:r>
      <w:r w:rsidR="005259EB"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10.3390/ph11020044","ISSN":"1424-8247","author":[{"dropping-particle":"","family":"Durães","given":"Fernando","non-dropping-particle":"","parse-names":false,"suffix":""},{"dropping-particle":"","family":"Pinto","given":"Madalena","non-dropping-particle":"","parse-names":false,"suffix":""},{"dropping-particle":"","family":"Sousa","given":"Emília","non-dropping-particle":"","parse-names":false,"suffix":""}],"container-title":"Pharmaceuticals","id":"ITEM-1","issue":"2","issued":{"date-parts":[["2018","5","11"]]},"page":"44","title":"Old drugs as new treatments for neurodegenerative diseases","type":"article-journal","volume":"11"},"uris":["http://www.mendeley.com/documents/?uuid=a68201d1-b674-49d7-b8f7-45cb1dec81da"]}],"mendeley":{"formattedCitation":"(25)","plainTextFormattedCitation":"(25)","previouslyFormattedCitation":"(26)"},"properties":{"noteIndex":0},"schema":"https://github.com/citation-style-language/schema/raw/master/csl-citation.json"}</w:instrText>
      </w:r>
      <w:r w:rsidR="005259EB"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(25)</w:t>
      </w:r>
      <w:r w:rsidR="005259EB" w:rsidRPr="00D232DF">
        <w:rPr>
          <w:rFonts w:asciiTheme="majorBidi" w:hAnsiTheme="majorBidi" w:cstheme="majorBidi"/>
          <w:sz w:val="24"/>
          <w:szCs w:val="24"/>
        </w:rPr>
        <w:fldChar w:fldCharType="end"/>
      </w:r>
      <w:r w:rsidR="00FD1356" w:rsidRPr="00D232DF">
        <w:rPr>
          <w:rFonts w:asciiTheme="majorBidi" w:hAnsiTheme="majorBidi" w:cstheme="majorBidi"/>
          <w:sz w:val="24"/>
          <w:szCs w:val="24"/>
        </w:rPr>
        <w:t xml:space="preserve">.‎ </w:t>
      </w:r>
      <w:r w:rsidR="002C1202" w:rsidRPr="00D232DF">
        <w:rPr>
          <w:rFonts w:asciiTheme="majorBidi" w:hAnsiTheme="majorBidi" w:cstheme="majorBidi"/>
          <w:sz w:val="24"/>
          <w:szCs w:val="24"/>
        </w:rPr>
        <w:t>In this article, we propose a bioinformatics pipeline in which we conducted</w:t>
      </w:r>
      <w:r w:rsidR="0023723A" w:rsidRPr="00D232DF">
        <w:rPr>
          <w:rFonts w:asciiTheme="majorBidi" w:hAnsiTheme="majorBidi" w:cstheme="majorBidi"/>
          <w:sz w:val="24"/>
          <w:szCs w:val="24"/>
        </w:rPr>
        <w:t xml:space="preserve"> pathway enrichment analyses followed by </w:t>
      </w:r>
      <w:r w:rsidR="002C1202" w:rsidRPr="00D232DF">
        <w:rPr>
          <w:rFonts w:asciiTheme="majorBidi" w:hAnsiTheme="majorBidi" w:cstheme="majorBidi"/>
          <w:sz w:val="24"/>
          <w:szCs w:val="24"/>
        </w:rPr>
        <w:t>differential gene expression</w:t>
      </w:r>
      <w:r w:rsidR="0023723A" w:rsidRPr="00D232DF">
        <w:rPr>
          <w:rFonts w:asciiTheme="majorBidi" w:hAnsiTheme="majorBidi" w:cstheme="majorBidi"/>
          <w:sz w:val="24"/>
          <w:szCs w:val="24"/>
        </w:rPr>
        <w:t xml:space="preserve"> analysis</w:t>
      </w:r>
      <w:r w:rsidR="002C1202" w:rsidRPr="00D232DF">
        <w:rPr>
          <w:rFonts w:asciiTheme="majorBidi" w:hAnsiTheme="majorBidi" w:cstheme="majorBidi"/>
          <w:sz w:val="24"/>
          <w:szCs w:val="24"/>
        </w:rPr>
        <w:t xml:space="preserve"> to study Alzheimer’s, Parkinson’s, and Huntington’s diseases</w:t>
      </w:r>
      <w:r w:rsidR="00684E8B" w:rsidRPr="00D232DF">
        <w:rPr>
          <w:rFonts w:asciiTheme="majorBidi" w:hAnsiTheme="majorBidi" w:cstheme="majorBidi"/>
          <w:sz w:val="24"/>
          <w:szCs w:val="24"/>
        </w:rPr>
        <w:t>, as summarized in Fig. 1</w:t>
      </w:r>
      <w:r w:rsidR="002C1202" w:rsidRPr="00D232DF">
        <w:rPr>
          <w:rFonts w:asciiTheme="majorBidi" w:hAnsiTheme="majorBidi" w:cstheme="majorBidi"/>
          <w:sz w:val="24"/>
          <w:szCs w:val="24"/>
        </w:rPr>
        <w:t>. We rep</w:t>
      </w:r>
      <w:r w:rsidR="0060475D" w:rsidRPr="00D232DF">
        <w:rPr>
          <w:rFonts w:asciiTheme="majorBidi" w:hAnsiTheme="majorBidi" w:cstheme="majorBidi"/>
          <w:sz w:val="24"/>
          <w:szCs w:val="24"/>
        </w:rPr>
        <w:t xml:space="preserve">ort the </w:t>
      </w:r>
      <w:r w:rsidR="002C1202" w:rsidRPr="00D232DF">
        <w:rPr>
          <w:rFonts w:asciiTheme="majorBidi" w:hAnsiTheme="majorBidi" w:cstheme="majorBidi"/>
          <w:sz w:val="24"/>
          <w:szCs w:val="24"/>
        </w:rPr>
        <w:t xml:space="preserve">mutual </w:t>
      </w:r>
      <w:r w:rsidR="0060475D" w:rsidRPr="00D232DF">
        <w:rPr>
          <w:rFonts w:asciiTheme="majorBidi" w:hAnsiTheme="majorBidi" w:cstheme="majorBidi"/>
          <w:sz w:val="24"/>
          <w:szCs w:val="24"/>
        </w:rPr>
        <w:t xml:space="preserve">dysregulated </w:t>
      </w:r>
      <w:r w:rsidR="002C1202" w:rsidRPr="00D232DF">
        <w:rPr>
          <w:rFonts w:asciiTheme="majorBidi" w:hAnsiTheme="majorBidi" w:cstheme="majorBidi"/>
          <w:sz w:val="24"/>
          <w:szCs w:val="24"/>
        </w:rPr>
        <w:t>pathways across the three diseases</w:t>
      </w:r>
      <w:r w:rsidR="0060475D" w:rsidRPr="00D232DF">
        <w:rPr>
          <w:rFonts w:asciiTheme="majorBidi" w:hAnsiTheme="majorBidi" w:cstheme="majorBidi"/>
          <w:sz w:val="24"/>
          <w:szCs w:val="24"/>
        </w:rPr>
        <w:t xml:space="preserve"> that</w:t>
      </w:r>
      <w:r w:rsidR="002C1202" w:rsidRPr="00D232DF">
        <w:rPr>
          <w:rFonts w:asciiTheme="majorBidi" w:hAnsiTheme="majorBidi" w:cstheme="majorBidi"/>
          <w:sz w:val="24"/>
          <w:szCs w:val="24"/>
        </w:rPr>
        <w:t xml:space="preserve"> may shed light on common pathological ‎‎processes and help </w:t>
      </w:r>
      <w:r w:rsidR="0023723A" w:rsidRPr="00D232DF">
        <w:rPr>
          <w:rFonts w:asciiTheme="majorBidi" w:hAnsiTheme="majorBidi" w:cstheme="majorBidi"/>
          <w:sz w:val="24"/>
          <w:szCs w:val="24"/>
        </w:rPr>
        <w:t xml:space="preserve">the </w:t>
      </w:r>
      <w:r w:rsidR="002C1202" w:rsidRPr="00D232DF">
        <w:rPr>
          <w:rFonts w:asciiTheme="majorBidi" w:hAnsiTheme="majorBidi" w:cstheme="majorBidi"/>
          <w:sz w:val="24"/>
          <w:szCs w:val="24"/>
        </w:rPr>
        <w:t xml:space="preserve">reposition drugs to target a broader range of NDs, compared to investigating each disease independently.‎ </w:t>
      </w:r>
      <w:commentRangeStart w:id="5"/>
      <w:r w:rsidR="00394760" w:rsidRPr="00D232DF">
        <w:rPr>
          <w:rFonts w:asciiTheme="majorBidi" w:hAnsiTheme="majorBidi" w:cstheme="majorBidi"/>
          <w:sz w:val="24"/>
          <w:szCs w:val="24"/>
        </w:rPr>
        <w:t>Three mutually enriched pathways were reported based on the raw counts of each disease's expression profile</w:t>
      </w:r>
      <w:r w:rsidR="002C1202" w:rsidRPr="00D232DF">
        <w:rPr>
          <w:rFonts w:asciiTheme="majorBidi" w:hAnsiTheme="majorBidi" w:cstheme="majorBidi"/>
          <w:sz w:val="24"/>
          <w:szCs w:val="24"/>
        </w:rPr>
        <w:t>. Two of these pathways are involved in activating the transcription factor activated nuclear factor kappa B (NF-</w:t>
      </w:r>
      <w:proofErr w:type="spellStart"/>
      <w:r w:rsidR="002C1202" w:rsidRPr="00D232DF">
        <w:rPr>
          <w:rFonts w:asciiTheme="majorBidi" w:hAnsiTheme="majorBidi" w:cstheme="majorBidi"/>
          <w:sz w:val="24"/>
          <w:szCs w:val="24"/>
        </w:rPr>
        <w:t>κB</w:t>
      </w:r>
      <w:proofErr w:type="spellEnd"/>
      <w:r w:rsidR="002C1202" w:rsidRPr="00D232DF">
        <w:rPr>
          <w:rFonts w:asciiTheme="majorBidi" w:hAnsiTheme="majorBidi" w:cstheme="majorBidi"/>
          <w:sz w:val="24"/>
          <w:szCs w:val="24"/>
        </w:rPr>
        <w:t xml:space="preserve">). Surprisingly, the third pathway is the regulation of BCL2L11 (BIM) transcription by RUNX3, </w:t>
      </w:r>
      <w:r w:rsidR="00394760" w:rsidRPr="00D232DF">
        <w:rPr>
          <w:rFonts w:asciiTheme="majorBidi" w:hAnsiTheme="majorBidi" w:cstheme="majorBidi"/>
          <w:sz w:val="24"/>
          <w:szCs w:val="24"/>
        </w:rPr>
        <w:t>which was found to correlate</w:t>
      </w:r>
      <w:r w:rsidR="002C1202" w:rsidRPr="00D232DF">
        <w:rPr>
          <w:rFonts w:asciiTheme="majorBidi" w:hAnsiTheme="majorBidi" w:cstheme="majorBidi"/>
          <w:sz w:val="24"/>
          <w:szCs w:val="24"/>
        </w:rPr>
        <w:t xml:space="preserve"> with </w:t>
      </w:r>
      <w:r w:rsidR="002C1202" w:rsidRPr="00D232DF">
        <w:rPr>
          <w:rFonts w:asciiTheme="majorBidi" w:hAnsiTheme="majorBidi" w:cstheme="majorBidi"/>
          <w:sz w:val="24"/>
          <w:szCs w:val="24"/>
        </w:rPr>
        <w:lastRenderedPageBreak/>
        <w:t>cancer progression.</w:t>
      </w:r>
      <w:commentRangeEnd w:id="5"/>
      <w:r w:rsidR="00C66078">
        <w:rPr>
          <w:rStyle w:val="CommentReference"/>
        </w:rPr>
        <w:commentReference w:id="5"/>
      </w:r>
      <w:r w:rsidR="002C1202" w:rsidRPr="00D232DF">
        <w:rPr>
          <w:rFonts w:asciiTheme="majorBidi" w:hAnsiTheme="majorBidi" w:cstheme="majorBidi"/>
          <w:sz w:val="24"/>
          <w:szCs w:val="24"/>
        </w:rPr>
        <w:t xml:space="preserve"> </w:t>
      </w:r>
      <w:r w:rsidR="0060475D" w:rsidRPr="00D232DF">
        <w:rPr>
          <w:rFonts w:asciiTheme="majorBidi" w:hAnsiTheme="majorBidi" w:cstheme="majorBidi"/>
          <w:sz w:val="24"/>
          <w:szCs w:val="24"/>
        </w:rPr>
        <w:t>We have also conducted differential expression analysis where</w:t>
      </w:r>
      <w:r w:rsidR="0023723A" w:rsidRPr="00D232DF">
        <w:rPr>
          <w:rFonts w:asciiTheme="majorBidi" w:hAnsiTheme="majorBidi" w:cstheme="majorBidi"/>
          <w:sz w:val="24"/>
          <w:szCs w:val="24"/>
        </w:rPr>
        <w:t xml:space="preserve"> </w:t>
      </w:r>
      <w:r w:rsidR="0060475D" w:rsidRPr="00D232DF">
        <w:rPr>
          <w:rFonts w:asciiTheme="majorBidi" w:hAnsiTheme="majorBidi" w:cstheme="majorBidi"/>
          <w:sz w:val="24"/>
          <w:szCs w:val="24"/>
        </w:rPr>
        <w:t xml:space="preserve">the multiple mutual </w:t>
      </w:r>
      <w:r w:rsidR="0023723A" w:rsidRPr="00D232DF">
        <w:rPr>
          <w:rFonts w:asciiTheme="majorBidi" w:hAnsiTheme="majorBidi" w:cstheme="majorBidi"/>
          <w:sz w:val="24"/>
          <w:szCs w:val="24"/>
        </w:rPr>
        <w:t xml:space="preserve">DEGs </w:t>
      </w:r>
      <w:r w:rsidR="0060475D" w:rsidRPr="00D232DF">
        <w:rPr>
          <w:rFonts w:asciiTheme="majorBidi" w:hAnsiTheme="majorBidi" w:cstheme="majorBidi"/>
          <w:sz w:val="24"/>
          <w:szCs w:val="24"/>
        </w:rPr>
        <w:t xml:space="preserve">were found to be </w:t>
      </w:r>
      <w:r w:rsidR="0023723A" w:rsidRPr="00D232DF">
        <w:rPr>
          <w:rFonts w:asciiTheme="majorBidi" w:hAnsiTheme="majorBidi" w:cstheme="majorBidi"/>
          <w:sz w:val="24"/>
          <w:szCs w:val="24"/>
        </w:rPr>
        <w:t xml:space="preserve">involved in the </w:t>
      </w:r>
      <w:r w:rsidR="0060475D" w:rsidRPr="00D232DF">
        <w:rPr>
          <w:rFonts w:asciiTheme="majorBidi" w:hAnsiTheme="majorBidi" w:cstheme="majorBidi"/>
          <w:sz w:val="24"/>
          <w:szCs w:val="24"/>
        </w:rPr>
        <w:t xml:space="preserve">proposed </w:t>
      </w:r>
      <w:r w:rsidR="0023723A" w:rsidRPr="00D232DF">
        <w:rPr>
          <w:rFonts w:asciiTheme="majorBidi" w:hAnsiTheme="majorBidi" w:cstheme="majorBidi"/>
          <w:sz w:val="24"/>
          <w:szCs w:val="24"/>
        </w:rPr>
        <w:t>pathways. These were categorized into enzymes, membrane trafficking proteins, transcription factors, and cell cycle proteins</w:t>
      </w:r>
      <w:r w:rsidR="0060475D" w:rsidRPr="00D232DF">
        <w:rPr>
          <w:rFonts w:asciiTheme="majorBidi" w:hAnsiTheme="majorBidi" w:cstheme="majorBidi"/>
          <w:sz w:val="24"/>
          <w:szCs w:val="24"/>
        </w:rPr>
        <w:t>.</w:t>
      </w:r>
      <w:bookmarkStart w:id="6" w:name="_Toc73387429"/>
      <w:bookmarkStart w:id="7" w:name="_Toc73388372"/>
      <w:bookmarkStart w:id="8" w:name="_Toc74152155"/>
    </w:p>
    <w:p w14:paraId="5A12DA92" w14:textId="77777777" w:rsidR="00D232DF" w:rsidRDefault="00D232DF" w:rsidP="00D232DF">
      <w:pPr>
        <w:jc w:val="center"/>
        <w:rPr>
          <w:rFonts w:asciiTheme="majorBidi" w:hAnsiTheme="majorBidi" w:cstheme="majorBidi"/>
          <w:b/>
          <w:i/>
          <w:sz w:val="24"/>
          <w:szCs w:val="24"/>
        </w:rPr>
      </w:pPr>
      <w:r>
        <w:rPr>
          <w:rFonts w:asciiTheme="majorBidi" w:hAnsiTheme="majorBidi" w:cstheme="majorBidi"/>
          <w:b/>
          <w:i/>
          <w:noProof/>
          <w:sz w:val="24"/>
          <w:szCs w:val="24"/>
        </w:rPr>
        <w:drawing>
          <wp:inline distT="0" distB="0" distL="0" distR="0" wp14:anchorId="695237F5" wp14:editId="027C4DEB">
            <wp:extent cx="2971800" cy="4005575"/>
            <wp:effectExtent l="0" t="0" r="0"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7574" cy="4067272"/>
                    </a:xfrm>
                    <a:prstGeom prst="rect">
                      <a:avLst/>
                    </a:prstGeom>
                  </pic:spPr>
                </pic:pic>
              </a:graphicData>
            </a:graphic>
          </wp:inline>
        </w:drawing>
      </w:r>
    </w:p>
    <w:p w14:paraId="392DCB26" w14:textId="77777777" w:rsidR="00D232DF" w:rsidRDefault="00D232DF" w:rsidP="00D232DF">
      <w:pPr>
        <w:jc w:val="center"/>
        <w:rPr>
          <w:i/>
          <w:iCs/>
          <w:sz w:val="24"/>
          <w:szCs w:val="24"/>
        </w:rPr>
      </w:pPr>
      <w:r w:rsidRPr="00E35D88">
        <w:rPr>
          <w:rFonts w:asciiTheme="majorBidi" w:hAnsiTheme="majorBidi" w:cstheme="majorBidi"/>
          <w:b/>
          <w:i/>
          <w:sz w:val="24"/>
          <w:szCs w:val="24"/>
        </w:rPr>
        <w:t>Fig. 1.</w:t>
      </w:r>
      <w:r w:rsidRPr="00E35D88">
        <w:rPr>
          <w:i/>
          <w:iCs/>
          <w:sz w:val="24"/>
          <w:szCs w:val="24"/>
        </w:rPr>
        <w:t xml:space="preserve"> Analysis pipeline overview</w:t>
      </w:r>
      <w:r>
        <w:rPr>
          <w:i/>
          <w:iCs/>
          <w:sz w:val="24"/>
          <w:szCs w:val="24"/>
        </w:rPr>
        <w:t xml:space="preserve"> (FDR: false discovery rate; p-adj: adjusted p-value).</w:t>
      </w:r>
      <w:bookmarkEnd w:id="6"/>
      <w:bookmarkEnd w:id="7"/>
      <w:bookmarkEnd w:id="8"/>
    </w:p>
    <w:p w14:paraId="10ECC79F" w14:textId="77777777" w:rsidR="00D232DF" w:rsidRDefault="00240F4F" w:rsidP="00D232DF">
      <w:pPr>
        <w:jc w:val="left"/>
        <w:rPr>
          <w:b/>
          <w:bCs/>
          <w:sz w:val="32"/>
          <w:szCs w:val="32"/>
        </w:rPr>
      </w:pPr>
      <w:r w:rsidRPr="00D232DF">
        <w:rPr>
          <w:b/>
          <w:bCs/>
          <w:sz w:val="32"/>
          <w:szCs w:val="32"/>
        </w:rPr>
        <w:t>Results</w:t>
      </w:r>
    </w:p>
    <w:p w14:paraId="35785D3F" w14:textId="68293BEC" w:rsidR="00240F4F" w:rsidRPr="00D232DF" w:rsidRDefault="0006624C" w:rsidP="00D232DF">
      <w:pPr>
        <w:jc w:val="left"/>
        <w:rPr>
          <w:i/>
          <w:iCs/>
          <w:sz w:val="24"/>
          <w:szCs w:val="24"/>
        </w:rPr>
      </w:pPr>
      <w:r w:rsidRPr="00D232DF">
        <w:rPr>
          <w:szCs w:val="24"/>
        </w:rPr>
        <w:t xml:space="preserve">Biological Pathways Enriched </w:t>
      </w:r>
      <w:r w:rsidR="00A21EB6" w:rsidRPr="00D232DF">
        <w:rPr>
          <w:szCs w:val="24"/>
        </w:rPr>
        <w:t xml:space="preserve">Exclusively </w:t>
      </w:r>
      <w:r w:rsidR="00E66DA8" w:rsidRPr="00D232DF">
        <w:rPr>
          <w:szCs w:val="24"/>
        </w:rPr>
        <w:t xml:space="preserve">in Each </w:t>
      </w:r>
      <w:r w:rsidR="00983A02" w:rsidRPr="00D232DF">
        <w:rPr>
          <w:szCs w:val="24"/>
        </w:rPr>
        <w:t>ND</w:t>
      </w:r>
      <w:r w:rsidR="00737043" w:rsidRPr="00D232DF">
        <w:rPr>
          <w:szCs w:val="24"/>
        </w:rPr>
        <w:t>: Inflammation, Apoptosis, and Neurotransmission</w:t>
      </w:r>
    </w:p>
    <w:p w14:paraId="66CFEE31" w14:textId="18885122" w:rsidR="00476FEA" w:rsidRPr="00D232DF" w:rsidRDefault="00394760" w:rsidP="00A50C60">
      <w:pPr>
        <w:spacing w:line="480" w:lineRule="auto"/>
        <w:ind w:firstLine="720"/>
        <w:rPr>
          <w:rFonts w:asciiTheme="majorBidi" w:hAnsiTheme="majorBidi" w:cstheme="majorBidi"/>
          <w:sz w:val="24"/>
          <w:szCs w:val="24"/>
        </w:rPr>
      </w:pPr>
      <w:r w:rsidRPr="00D232DF">
        <w:rPr>
          <w:sz w:val="24"/>
          <w:szCs w:val="21"/>
        </w:rPr>
        <w:t xml:space="preserve">Pathway enrichment analyses were conducted using </w:t>
      </w:r>
      <w:proofErr w:type="spellStart"/>
      <w:r w:rsidRPr="00D232DF">
        <w:rPr>
          <w:sz w:val="24"/>
          <w:szCs w:val="21"/>
        </w:rPr>
        <w:t>Reactome</w:t>
      </w:r>
      <w:proofErr w:type="spellEnd"/>
      <w:r w:rsidRPr="00D232DF">
        <w:rPr>
          <w:sz w:val="24"/>
          <w:szCs w:val="21"/>
        </w:rPr>
        <w:t xml:space="preserve"> and false discovery rate (FDR) </w:t>
      </w:r>
      <w:ins w:id="9" w:author="Elsadany, Muhammad S I M" w:date="2023-11-21T00:21:00Z">
        <w:r w:rsidR="00C66078">
          <w:rPr>
            <w:sz w:val="24"/>
            <w:szCs w:val="21"/>
          </w:rPr>
          <w:t xml:space="preserve">threshold </w:t>
        </w:r>
      </w:ins>
      <w:r w:rsidRPr="00D232DF">
        <w:rPr>
          <w:sz w:val="24"/>
          <w:szCs w:val="21"/>
        </w:rPr>
        <w:t>less than 0.05</w:t>
      </w:r>
      <w:r w:rsidR="004D473B" w:rsidRPr="00D232DF">
        <w:rPr>
          <w:sz w:val="24"/>
          <w:szCs w:val="21"/>
        </w:rPr>
        <w:t xml:space="preserve"> using </w:t>
      </w:r>
      <w:r w:rsidR="00A20747" w:rsidRPr="00D232DF">
        <w:rPr>
          <w:sz w:val="24"/>
          <w:szCs w:val="21"/>
        </w:rPr>
        <w:t xml:space="preserve">raw </w:t>
      </w:r>
      <w:ins w:id="10" w:author="Elsadany, Muhammad S I M" w:date="2023-11-21T00:22:00Z">
        <w:r w:rsidR="00C66078">
          <w:rPr>
            <w:sz w:val="24"/>
            <w:szCs w:val="21"/>
          </w:rPr>
          <w:t xml:space="preserve">RNA-seq </w:t>
        </w:r>
      </w:ins>
      <w:r w:rsidR="00A20747" w:rsidRPr="00D232DF">
        <w:rPr>
          <w:sz w:val="24"/>
          <w:szCs w:val="21"/>
        </w:rPr>
        <w:t>counts for</w:t>
      </w:r>
      <w:r w:rsidR="004D473B" w:rsidRPr="00D232DF">
        <w:rPr>
          <w:sz w:val="24"/>
          <w:szCs w:val="21"/>
        </w:rPr>
        <w:t xml:space="preserve"> each neurodegenerative</w:t>
      </w:r>
      <w:r w:rsidR="00553B0B" w:rsidRPr="00D232DF">
        <w:rPr>
          <w:sz w:val="24"/>
          <w:szCs w:val="21"/>
        </w:rPr>
        <w:t xml:space="preserve"> </w:t>
      </w:r>
      <w:r w:rsidR="002D6105" w:rsidRPr="00D232DF">
        <w:rPr>
          <w:sz w:val="24"/>
          <w:szCs w:val="21"/>
        </w:rPr>
        <w:t>disease</w:t>
      </w:r>
      <w:r w:rsidR="00DC1184" w:rsidRPr="00D232DF">
        <w:rPr>
          <w:rFonts w:asciiTheme="majorBidi" w:hAnsiTheme="majorBidi" w:cstheme="majorBidi"/>
          <w:sz w:val="24"/>
          <w:szCs w:val="24"/>
        </w:rPr>
        <w:t>.</w:t>
      </w:r>
      <w:r w:rsidR="004D473B" w:rsidRPr="00D232DF">
        <w:rPr>
          <w:sz w:val="24"/>
          <w:szCs w:val="24"/>
        </w:rPr>
        <w:t xml:space="preserve"> Table </w:t>
      </w:r>
      <w:r w:rsidR="00A43F56" w:rsidRPr="00D232DF">
        <w:rPr>
          <w:sz w:val="24"/>
          <w:szCs w:val="24"/>
        </w:rPr>
        <w:t>1</w:t>
      </w:r>
      <w:r w:rsidR="004D473B" w:rsidRPr="00D232DF">
        <w:rPr>
          <w:sz w:val="24"/>
          <w:szCs w:val="24"/>
        </w:rPr>
        <w:t xml:space="preserve"> summarizes the </w:t>
      </w:r>
      <w:r w:rsidR="00684E8B" w:rsidRPr="00D232DF">
        <w:rPr>
          <w:sz w:val="24"/>
          <w:szCs w:val="24"/>
        </w:rPr>
        <w:t>number</w:t>
      </w:r>
      <w:r w:rsidR="004D473B" w:rsidRPr="00D232DF">
        <w:rPr>
          <w:sz w:val="24"/>
          <w:szCs w:val="24"/>
        </w:rPr>
        <w:t xml:space="preserve"> of </w:t>
      </w:r>
      <w:ins w:id="11" w:author="Elsadany, Muhammad S I M" w:date="2023-11-21T00:22:00Z">
        <w:r w:rsidR="00C66078">
          <w:rPr>
            <w:sz w:val="24"/>
            <w:szCs w:val="24"/>
          </w:rPr>
          <w:t xml:space="preserve">significantly </w:t>
        </w:r>
      </w:ins>
      <w:r w:rsidR="004D473B" w:rsidRPr="00D232DF">
        <w:rPr>
          <w:sz w:val="24"/>
          <w:szCs w:val="24"/>
        </w:rPr>
        <w:t xml:space="preserve">enriched pathways. Detailed information on the pathways is present in </w:t>
      </w:r>
      <w:r w:rsidR="00BA5162" w:rsidRPr="00D232DF">
        <w:rPr>
          <w:rFonts w:asciiTheme="majorBidi" w:hAnsiTheme="majorBidi" w:cstheme="majorBidi"/>
          <w:sz w:val="24"/>
          <w:szCs w:val="24"/>
        </w:rPr>
        <w:t>S</w:t>
      </w:r>
      <w:r w:rsidR="004D473B" w:rsidRPr="00D232DF">
        <w:rPr>
          <w:rFonts w:asciiTheme="majorBidi" w:hAnsiTheme="majorBidi" w:cstheme="majorBidi"/>
          <w:sz w:val="24"/>
          <w:szCs w:val="24"/>
        </w:rPr>
        <w:t>upplementary Table</w:t>
      </w:r>
      <w:r w:rsidR="00684E8B" w:rsidRPr="00D232DF">
        <w:rPr>
          <w:rFonts w:asciiTheme="majorBidi" w:hAnsiTheme="majorBidi" w:cstheme="majorBidi"/>
          <w:sz w:val="24"/>
          <w:szCs w:val="24"/>
        </w:rPr>
        <w:t>s</w:t>
      </w:r>
      <w:r w:rsidR="004D473B" w:rsidRPr="00D232DF">
        <w:rPr>
          <w:rFonts w:asciiTheme="majorBidi" w:hAnsiTheme="majorBidi" w:cstheme="majorBidi"/>
          <w:sz w:val="24"/>
          <w:szCs w:val="24"/>
        </w:rPr>
        <w:t xml:space="preserve"> </w:t>
      </w:r>
      <w:r w:rsidR="001A6E7A" w:rsidRPr="00D232DF">
        <w:rPr>
          <w:rFonts w:asciiTheme="majorBidi" w:hAnsiTheme="majorBidi" w:cstheme="majorBidi"/>
          <w:sz w:val="24"/>
          <w:szCs w:val="24"/>
        </w:rPr>
        <w:t>S</w:t>
      </w:r>
      <w:r w:rsidR="00C622CA" w:rsidRPr="00D232DF">
        <w:rPr>
          <w:rFonts w:asciiTheme="majorBidi" w:hAnsiTheme="majorBidi" w:cstheme="majorBidi"/>
          <w:sz w:val="24"/>
          <w:szCs w:val="24"/>
        </w:rPr>
        <w:t>1</w:t>
      </w:r>
      <w:r w:rsidR="004D473B" w:rsidRPr="00D232DF">
        <w:rPr>
          <w:rFonts w:asciiTheme="majorBidi" w:hAnsiTheme="majorBidi" w:cstheme="majorBidi"/>
          <w:sz w:val="24"/>
          <w:szCs w:val="24"/>
        </w:rPr>
        <w:t xml:space="preserve">.1, </w:t>
      </w:r>
      <w:r w:rsidR="001A6E7A" w:rsidRPr="00D232DF">
        <w:rPr>
          <w:rFonts w:asciiTheme="majorBidi" w:hAnsiTheme="majorBidi" w:cstheme="majorBidi"/>
          <w:sz w:val="24"/>
          <w:szCs w:val="24"/>
        </w:rPr>
        <w:t>S</w:t>
      </w:r>
      <w:r w:rsidR="00C622CA" w:rsidRPr="00D232DF">
        <w:rPr>
          <w:rFonts w:asciiTheme="majorBidi" w:hAnsiTheme="majorBidi" w:cstheme="majorBidi"/>
          <w:sz w:val="24"/>
          <w:szCs w:val="24"/>
        </w:rPr>
        <w:t>1</w:t>
      </w:r>
      <w:r w:rsidR="004D473B" w:rsidRPr="00D232DF">
        <w:rPr>
          <w:rFonts w:asciiTheme="majorBidi" w:hAnsiTheme="majorBidi" w:cstheme="majorBidi"/>
          <w:sz w:val="24"/>
          <w:szCs w:val="24"/>
        </w:rPr>
        <w:t xml:space="preserve">.2, </w:t>
      </w:r>
      <w:r w:rsidR="00684E8B" w:rsidRPr="00D232DF">
        <w:rPr>
          <w:rFonts w:asciiTheme="majorBidi" w:hAnsiTheme="majorBidi" w:cstheme="majorBidi"/>
          <w:sz w:val="24"/>
          <w:szCs w:val="24"/>
        </w:rPr>
        <w:t xml:space="preserve">and </w:t>
      </w:r>
      <w:r w:rsidR="001A6E7A" w:rsidRPr="00D232DF">
        <w:rPr>
          <w:rFonts w:asciiTheme="majorBidi" w:hAnsiTheme="majorBidi" w:cstheme="majorBidi"/>
          <w:sz w:val="24"/>
          <w:szCs w:val="24"/>
        </w:rPr>
        <w:t>S</w:t>
      </w:r>
      <w:r w:rsidR="00C622CA" w:rsidRPr="00D232DF">
        <w:rPr>
          <w:rFonts w:asciiTheme="majorBidi" w:hAnsiTheme="majorBidi" w:cstheme="majorBidi"/>
          <w:sz w:val="24"/>
          <w:szCs w:val="24"/>
        </w:rPr>
        <w:t>1</w:t>
      </w:r>
      <w:r w:rsidR="004D473B" w:rsidRPr="00D232DF">
        <w:rPr>
          <w:rFonts w:asciiTheme="majorBidi" w:hAnsiTheme="majorBidi" w:cstheme="majorBidi"/>
          <w:sz w:val="24"/>
          <w:szCs w:val="24"/>
        </w:rPr>
        <w:t xml:space="preserve">.3 </w:t>
      </w:r>
      <w:r w:rsidR="00361E0A" w:rsidRPr="00D232DF">
        <w:rPr>
          <w:rFonts w:asciiTheme="majorBidi" w:hAnsiTheme="majorBidi" w:cstheme="majorBidi"/>
          <w:sz w:val="24"/>
          <w:szCs w:val="24"/>
        </w:rPr>
        <w:t>(</w:t>
      </w:r>
      <w:r w:rsidR="00BA5162" w:rsidRPr="00D232DF">
        <w:rPr>
          <w:rFonts w:asciiTheme="majorBidi" w:hAnsiTheme="majorBidi" w:cstheme="majorBidi"/>
          <w:sz w:val="24"/>
          <w:szCs w:val="24"/>
        </w:rPr>
        <w:t>A</w:t>
      </w:r>
      <w:r w:rsidR="004D473B" w:rsidRPr="00D232DF">
        <w:rPr>
          <w:rFonts w:asciiTheme="majorBidi" w:hAnsiTheme="majorBidi" w:cstheme="majorBidi"/>
          <w:sz w:val="24"/>
          <w:szCs w:val="24"/>
        </w:rPr>
        <w:t xml:space="preserve">dditional </w:t>
      </w:r>
      <w:r w:rsidR="00BA5162" w:rsidRPr="00D232DF">
        <w:rPr>
          <w:rFonts w:asciiTheme="majorBidi" w:hAnsiTheme="majorBidi" w:cstheme="majorBidi"/>
          <w:sz w:val="24"/>
          <w:szCs w:val="24"/>
        </w:rPr>
        <w:t>F</w:t>
      </w:r>
      <w:r w:rsidR="004D473B" w:rsidRPr="00D232DF">
        <w:rPr>
          <w:rFonts w:asciiTheme="majorBidi" w:hAnsiTheme="majorBidi" w:cstheme="majorBidi"/>
          <w:sz w:val="24"/>
          <w:szCs w:val="24"/>
        </w:rPr>
        <w:t xml:space="preserve">ile </w:t>
      </w:r>
      <w:r w:rsidR="00C622CA" w:rsidRPr="00D232DF">
        <w:rPr>
          <w:rFonts w:asciiTheme="majorBidi" w:hAnsiTheme="majorBidi" w:cstheme="majorBidi"/>
          <w:sz w:val="24"/>
          <w:szCs w:val="24"/>
        </w:rPr>
        <w:t>1</w:t>
      </w:r>
      <w:r w:rsidR="00361E0A" w:rsidRPr="00D232DF">
        <w:rPr>
          <w:rFonts w:asciiTheme="majorBidi" w:hAnsiTheme="majorBidi" w:cstheme="majorBidi"/>
          <w:sz w:val="24"/>
          <w:szCs w:val="24"/>
        </w:rPr>
        <w:t>)</w:t>
      </w:r>
      <w:r w:rsidR="004D473B" w:rsidRPr="00D232DF">
        <w:rPr>
          <w:rFonts w:asciiTheme="majorBidi" w:hAnsiTheme="majorBidi" w:cstheme="majorBidi"/>
          <w:sz w:val="24"/>
          <w:szCs w:val="24"/>
        </w:rPr>
        <w:t>.</w:t>
      </w:r>
    </w:p>
    <w:p w14:paraId="1711092A" w14:textId="012869F9" w:rsidR="006F32EB" w:rsidRPr="00E35D88" w:rsidRDefault="004D473B" w:rsidP="00A85C79">
      <w:pPr>
        <w:spacing w:line="480" w:lineRule="auto"/>
        <w:jc w:val="left"/>
        <w:rPr>
          <w:rFonts w:asciiTheme="majorBidi" w:hAnsiTheme="majorBidi" w:cstheme="majorBidi"/>
          <w:szCs w:val="28"/>
        </w:rPr>
      </w:pPr>
      <w:r w:rsidRPr="00D232DF">
        <w:rPr>
          <w:rFonts w:asciiTheme="majorBidi" w:hAnsiTheme="majorBidi" w:cstheme="majorBidi"/>
          <w:sz w:val="24"/>
          <w:szCs w:val="24"/>
        </w:rPr>
        <w:lastRenderedPageBreak/>
        <w:t xml:space="preserve">Table </w:t>
      </w:r>
      <w:r w:rsidR="00C622CA" w:rsidRPr="00D232DF">
        <w:rPr>
          <w:rFonts w:asciiTheme="majorBidi" w:hAnsiTheme="majorBidi" w:cstheme="majorBidi"/>
          <w:sz w:val="24"/>
          <w:szCs w:val="24"/>
        </w:rPr>
        <w:t>1</w:t>
      </w:r>
      <w:r w:rsidRPr="00D232DF">
        <w:rPr>
          <w:rFonts w:asciiTheme="majorBidi" w:hAnsiTheme="majorBidi" w:cstheme="majorBidi"/>
          <w:sz w:val="24"/>
          <w:szCs w:val="24"/>
        </w:rPr>
        <w:t xml:space="preserve">: Summary </w:t>
      </w:r>
      <w:r w:rsidR="001835B7" w:rsidRPr="00D232DF">
        <w:rPr>
          <w:rFonts w:asciiTheme="majorBidi" w:hAnsiTheme="majorBidi" w:cstheme="majorBidi"/>
          <w:sz w:val="24"/>
          <w:szCs w:val="24"/>
        </w:rPr>
        <w:t>of the</w:t>
      </w:r>
      <w:r w:rsidRPr="00D232DF">
        <w:rPr>
          <w:rFonts w:asciiTheme="majorBidi" w:hAnsiTheme="majorBidi" w:cstheme="majorBidi"/>
          <w:sz w:val="24"/>
          <w:szCs w:val="24"/>
        </w:rPr>
        <w:t xml:space="preserve"> enriched pathways in each </w:t>
      </w:r>
      <w:r w:rsidR="00260E63" w:rsidRPr="00D232DF">
        <w:rPr>
          <w:rFonts w:asciiTheme="majorBidi" w:hAnsiTheme="majorBidi" w:cstheme="majorBidi"/>
          <w:sz w:val="24"/>
          <w:szCs w:val="24"/>
        </w:rPr>
        <w:t>N</w:t>
      </w:r>
      <w:r w:rsidR="0065113C" w:rsidRPr="00D232DF">
        <w:rPr>
          <w:rFonts w:asciiTheme="majorBidi" w:hAnsiTheme="majorBidi" w:cstheme="majorBidi"/>
          <w:sz w:val="24"/>
          <w:szCs w:val="24"/>
        </w:rPr>
        <w:t>D</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266"/>
        <w:gridCol w:w="2273"/>
        <w:gridCol w:w="2693"/>
        <w:gridCol w:w="3118"/>
      </w:tblGrid>
      <w:tr w:rsidR="006F32EB" w:rsidRPr="002D0D1A" w14:paraId="08632DA2" w14:textId="36907484" w:rsidTr="001206A4">
        <w:trPr>
          <w:trHeight w:hRule="exact" w:val="454"/>
        </w:trPr>
        <w:tc>
          <w:tcPr>
            <w:tcW w:w="9350" w:type="dxa"/>
            <w:gridSpan w:val="4"/>
            <w:shd w:val="clear" w:color="auto" w:fill="auto"/>
            <w:tcMar>
              <w:top w:w="40" w:type="dxa"/>
              <w:left w:w="40" w:type="dxa"/>
              <w:bottom w:w="40" w:type="dxa"/>
              <w:right w:w="40" w:type="dxa"/>
            </w:tcMar>
            <w:vAlign w:val="center"/>
          </w:tcPr>
          <w:p w14:paraId="5ED2CBA3" w14:textId="65DCB149" w:rsidR="006F32EB" w:rsidRPr="002D0D1A" w:rsidRDefault="006F32EB" w:rsidP="000911F1">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Enriched Pathways (FDR&lt;0.05)</w:t>
            </w:r>
          </w:p>
        </w:tc>
      </w:tr>
      <w:tr w:rsidR="006F32EB" w:rsidRPr="002D0D1A" w14:paraId="6797F86F" w14:textId="77777777" w:rsidTr="00C9737E">
        <w:trPr>
          <w:trHeight w:hRule="exact" w:val="454"/>
        </w:trPr>
        <w:tc>
          <w:tcPr>
            <w:tcW w:w="1266" w:type="dxa"/>
            <w:shd w:val="clear" w:color="auto" w:fill="auto"/>
            <w:tcMar>
              <w:top w:w="40" w:type="dxa"/>
              <w:left w:w="40" w:type="dxa"/>
              <w:bottom w:w="40" w:type="dxa"/>
              <w:right w:w="40" w:type="dxa"/>
            </w:tcMar>
            <w:vAlign w:val="center"/>
          </w:tcPr>
          <w:p w14:paraId="47C7FDE1" w14:textId="77777777" w:rsidR="006F32EB" w:rsidRPr="002D0D1A" w:rsidRDefault="006F32EB" w:rsidP="000911F1">
            <w:pPr>
              <w:widowControl w:val="0"/>
              <w:spacing w:line="480" w:lineRule="auto"/>
              <w:jc w:val="center"/>
              <w:rPr>
                <w:rFonts w:asciiTheme="majorBidi" w:hAnsiTheme="majorBidi" w:cstheme="majorBidi"/>
                <w:sz w:val="20"/>
                <w:szCs w:val="20"/>
              </w:rPr>
            </w:pPr>
          </w:p>
        </w:tc>
        <w:tc>
          <w:tcPr>
            <w:tcW w:w="2273" w:type="dxa"/>
            <w:shd w:val="clear" w:color="auto" w:fill="auto"/>
            <w:tcMar>
              <w:top w:w="40" w:type="dxa"/>
              <w:left w:w="40" w:type="dxa"/>
              <w:bottom w:w="40" w:type="dxa"/>
              <w:right w:w="40" w:type="dxa"/>
            </w:tcMar>
            <w:vAlign w:val="center"/>
          </w:tcPr>
          <w:p w14:paraId="5E638956" w14:textId="4DDB7A67" w:rsidR="006F32EB" w:rsidRPr="002D0D1A" w:rsidRDefault="006F32EB" w:rsidP="000911F1">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Upregulated</w:t>
            </w:r>
          </w:p>
        </w:tc>
        <w:tc>
          <w:tcPr>
            <w:tcW w:w="2693" w:type="dxa"/>
            <w:shd w:val="clear" w:color="auto" w:fill="auto"/>
            <w:tcMar>
              <w:top w:w="40" w:type="dxa"/>
              <w:left w:w="40" w:type="dxa"/>
              <w:bottom w:w="40" w:type="dxa"/>
              <w:right w:w="40" w:type="dxa"/>
            </w:tcMar>
            <w:vAlign w:val="center"/>
          </w:tcPr>
          <w:p w14:paraId="2B9897F6" w14:textId="03A378E0" w:rsidR="006F32EB" w:rsidRPr="002D0D1A" w:rsidRDefault="006F32EB" w:rsidP="000911F1">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Downregulated</w:t>
            </w:r>
          </w:p>
        </w:tc>
        <w:tc>
          <w:tcPr>
            <w:tcW w:w="3118" w:type="dxa"/>
          </w:tcPr>
          <w:p w14:paraId="180A8B8A" w14:textId="3EC3C51D" w:rsidR="006F32EB" w:rsidRPr="002D0D1A" w:rsidRDefault="006F32EB" w:rsidP="000911F1">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Total</w:t>
            </w:r>
          </w:p>
        </w:tc>
      </w:tr>
      <w:tr w:rsidR="006F32EB" w:rsidRPr="002D0D1A" w14:paraId="2204C79E" w14:textId="57DB0454" w:rsidTr="00C9737E">
        <w:trPr>
          <w:trHeight w:hRule="exact" w:val="454"/>
        </w:trPr>
        <w:tc>
          <w:tcPr>
            <w:tcW w:w="1266" w:type="dxa"/>
            <w:shd w:val="clear" w:color="auto" w:fill="auto"/>
            <w:tcMar>
              <w:top w:w="40" w:type="dxa"/>
              <w:left w:w="40" w:type="dxa"/>
              <w:bottom w:w="40" w:type="dxa"/>
              <w:right w:w="40" w:type="dxa"/>
            </w:tcMar>
            <w:vAlign w:val="center"/>
          </w:tcPr>
          <w:p w14:paraId="5FDA5D71" w14:textId="77777777"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AD</w:t>
            </w:r>
          </w:p>
        </w:tc>
        <w:tc>
          <w:tcPr>
            <w:tcW w:w="2273" w:type="dxa"/>
            <w:shd w:val="clear" w:color="auto" w:fill="auto"/>
            <w:tcMar>
              <w:top w:w="40" w:type="dxa"/>
              <w:left w:w="40" w:type="dxa"/>
              <w:bottom w:w="40" w:type="dxa"/>
              <w:right w:w="40" w:type="dxa"/>
            </w:tcMar>
            <w:vAlign w:val="center"/>
          </w:tcPr>
          <w:p w14:paraId="573F9DBA" w14:textId="2CFA0D62"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69</w:t>
            </w:r>
          </w:p>
        </w:tc>
        <w:tc>
          <w:tcPr>
            <w:tcW w:w="2693" w:type="dxa"/>
            <w:shd w:val="clear" w:color="auto" w:fill="auto"/>
            <w:tcMar>
              <w:top w:w="40" w:type="dxa"/>
              <w:left w:w="40" w:type="dxa"/>
              <w:bottom w:w="40" w:type="dxa"/>
              <w:right w:w="40" w:type="dxa"/>
            </w:tcMar>
            <w:vAlign w:val="center"/>
          </w:tcPr>
          <w:p w14:paraId="3E92D511" w14:textId="6A5399C4"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84</w:t>
            </w:r>
          </w:p>
        </w:tc>
        <w:tc>
          <w:tcPr>
            <w:tcW w:w="3118" w:type="dxa"/>
            <w:vAlign w:val="center"/>
          </w:tcPr>
          <w:p w14:paraId="0841FBBC" w14:textId="68927A9C"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153</w:t>
            </w:r>
          </w:p>
        </w:tc>
      </w:tr>
      <w:tr w:rsidR="006F32EB" w:rsidRPr="002D0D1A" w14:paraId="49D41FEA" w14:textId="66632061" w:rsidTr="00C9737E">
        <w:trPr>
          <w:trHeight w:hRule="exact" w:val="454"/>
        </w:trPr>
        <w:tc>
          <w:tcPr>
            <w:tcW w:w="1266" w:type="dxa"/>
            <w:shd w:val="clear" w:color="auto" w:fill="auto"/>
            <w:tcMar>
              <w:top w:w="100" w:type="dxa"/>
              <w:left w:w="100" w:type="dxa"/>
              <w:bottom w:w="100" w:type="dxa"/>
              <w:right w:w="100" w:type="dxa"/>
            </w:tcMar>
            <w:vAlign w:val="center"/>
          </w:tcPr>
          <w:p w14:paraId="2C6AB518" w14:textId="7C24F9D0"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PD</w:t>
            </w:r>
          </w:p>
        </w:tc>
        <w:tc>
          <w:tcPr>
            <w:tcW w:w="2273" w:type="dxa"/>
            <w:shd w:val="clear" w:color="auto" w:fill="auto"/>
            <w:tcMar>
              <w:top w:w="40" w:type="dxa"/>
              <w:left w:w="40" w:type="dxa"/>
              <w:bottom w:w="40" w:type="dxa"/>
              <w:right w:w="40" w:type="dxa"/>
            </w:tcMar>
            <w:vAlign w:val="center"/>
          </w:tcPr>
          <w:p w14:paraId="14B21225" w14:textId="111317F5"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76</w:t>
            </w:r>
          </w:p>
        </w:tc>
        <w:tc>
          <w:tcPr>
            <w:tcW w:w="2693" w:type="dxa"/>
            <w:shd w:val="clear" w:color="auto" w:fill="auto"/>
            <w:tcMar>
              <w:top w:w="40" w:type="dxa"/>
              <w:left w:w="40" w:type="dxa"/>
              <w:bottom w:w="40" w:type="dxa"/>
              <w:right w:w="40" w:type="dxa"/>
            </w:tcMar>
            <w:vAlign w:val="center"/>
          </w:tcPr>
          <w:p w14:paraId="0E6EC04E" w14:textId="248AB96B"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39</w:t>
            </w:r>
          </w:p>
        </w:tc>
        <w:tc>
          <w:tcPr>
            <w:tcW w:w="3118" w:type="dxa"/>
          </w:tcPr>
          <w:p w14:paraId="03DE1537" w14:textId="78F8062C"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115</w:t>
            </w:r>
          </w:p>
        </w:tc>
      </w:tr>
      <w:tr w:rsidR="006F32EB" w:rsidRPr="002D0D1A" w14:paraId="4A427C52" w14:textId="79E088A3" w:rsidTr="00C9737E">
        <w:trPr>
          <w:trHeight w:hRule="exact" w:val="454"/>
        </w:trPr>
        <w:tc>
          <w:tcPr>
            <w:tcW w:w="1266" w:type="dxa"/>
            <w:shd w:val="clear" w:color="auto" w:fill="auto"/>
            <w:tcMar>
              <w:top w:w="100" w:type="dxa"/>
              <w:left w:w="100" w:type="dxa"/>
              <w:bottom w:w="100" w:type="dxa"/>
              <w:right w:w="100" w:type="dxa"/>
            </w:tcMar>
            <w:vAlign w:val="center"/>
          </w:tcPr>
          <w:p w14:paraId="69D93AF5" w14:textId="263A50CB"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HD</w:t>
            </w:r>
          </w:p>
        </w:tc>
        <w:tc>
          <w:tcPr>
            <w:tcW w:w="2273" w:type="dxa"/>
            <w:shd w:val="clear" w:color="auto" w:fill="auto"/>
            <w:tcMar>
              <w:top w:w="40" w:type="dxa"/>
              <w:left w:w="40" w:type="dxa"/>
              <w:bottom w:w="40" w:type="dxa"/>
              <w:right w:w="40" w:type="dxa"/>
            </w:tcMar>
            <w:vAlign w:val="center"/>
          </w:tcPr>
          <w:p w14:paraId="4DB7B8DF" w14:textId="235A568D"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80</w:t>
            </w:r>
          </w:p>
        </w:tc>
        <w:tc>
          <w:tcPr>
            <w:tcW w:w="2693" w:type="dxa"/>
            <w:shd w:val="clear" w:color="auto" w:fill="auto"/>
            <w:tcMar>
              <w:top w:w="40" w:type="dxa"/>
              <w:left w:w="40" w:type="dxa"/>
              <w:bottom w:w="40" w:type="dxa"/>
              <w:right w:w="40" w:type="dxa"/>
            </w:tcMar>
            <w:vAlign w:val="center"/>
          </w:tcPr>
          <w:p w14:paraId="1C3C241F" w14:textId="5BB720A2"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29</w:t>
            </w:r>
          </w:p>
        </w:tc>
        <w:tc>
          <w:tcPr>
            <w:tcW w:w="3118" w:type="dxa"/>
          </w:tcPr>
          <w:p w14:paraId="35E6D51E" w14:textId="1B6BD6A6" w:rsidR="006F32EB" w:rsidRPr="002D0D1A" w:rsidRDefault="006F32EB" w:rsidP="006F32EB">
            <w:pPr>
              <w:widowControl w:val="0"/>
              <w:spacing w:line="480" w:lineRule="auto"/>
              <w:jc w:val="center"/>
              <w:rPr>
                <w:rFonts w:asciiTheme="majorBidi" w:hAnsiTheme="majorBidi" w:cstheme="majorBidi"/>
                <w:sz w:val="20"/>
                <w:szCs w:val="20"/>
              </w:rPr>
            </w:pPr>
            <w:r w:rsidRPr="002D0D1A">
              <w:rPr>
                <w:rFonts w:asciiTheme="majorBidi" w:hAnsiTheme="majorBidi" w:cstheme="majorBidi"/>
                <w:sz w:val="20"/>
                <w:szCs w:val="20"/>
              </w:rPr>
              <w:t>109</w:t>
            </w:r>
          </w:p>
        </w:tc>
      </w:tr>
    </w:tbl>
    <w:p w14:paraId="2069122C" w14:textId="77777777" w:rsidR="00894502" w:rsidRPr="00E35D88" w:rsidRDefault="00894502" w:rsidP="00C9737E">
      <w:pPr>
        <w:spacing w:line="480" w:lineRule="auto"/>
        <w:jc w:val="left"/>
        <w:rPr>
          <w:rFonts w:asciiTheme="majorBidi" w:hAnsiTheme="majorBidi" w:cstheme="majorBidi"/>
          <w:szCs w:val="28"/>
        </w:rPr>
      </w:pPr>
    </w:p>
    <w:p w14:paraId="13662167" w14:textId="6B86C2B2" w:rsidR="00240F4F" w:rsidRPr="00D232DF" w:rsidRDefault="00445026" w:rsidP="00D232DF">
      <w:pPr>
        <w:spacing w:line="480" w:lineRule="auto"/>
        <w:rPr>
          <w:rFonts w:asciiTheme="majorBidi" w:hAnsiTheme="majorBidi" w:cstheme="majorBidi"/>
          <w:sz w:val="24"/>
          <w:szCs w:val="24"/>
        </w:rPr>
      </w:pPr>
      <w:r w:rsidRPr="00D232DF">
        <w:rPr>
          <w:rFonts w:asciiTheme="majorBidi" w:hAnsiTheme="majorBidi" w:cstheme="majorBidi"/>
          <w:sz w:val="24"/>
          <w:szCs w:val="24"/>
        </w:rPr>
        <w:t xml:space="preserve">The AD enriched pathways were investigated to highlight the dysregulated and impaired ‎pathways for patients with AD. The pathway R-HSA-9022702, known ‎as </w:t>
      </w:r>
      <w:ins w:id="12" w:author="Elsadany, Muhammad S I M" w:date="2023-11-21T00:24:00Z">
        <w:r w:rsidR="00C66078">
          <w:rPr>
            <w:rFonts w:asciiTheme="majorBidi" w:hAnsiTheme="majorBidi" w:cstheme="majorBidi"/>
            <w:sz w:val="24"/>
            <w:szCs w:val="24"/>
          </w:rPr>
          <w:t>“</w:t>
        </w:r>
      </w:ins>
      <w:r w:rsidRPr="00C66078">
        <w:rPr>
          <w:rFonts w:asciiTheme="majorBidi" w:hAnsiTheme="majorBidi" w:cstheme="majorBidi"/>
          <w:i/>
          <w:iCs/>
          <w:sz w:val="24"/>
          <w:szCs w:val="24"/>
          <w:rPrChange w:id="13" w:author="Elsadany, Muhammad S I M" w:date="2023-11-21T00:24:00Z">
            <w:rPr>
              <w:rFonts w:asciiTheme="majorBidi" w:hAnsiTheme="majorBidi" w:cstheme="majorBidi"/>
              <w:sz w:val="24"/>
              <w:szCs w:val="24"/>
            </w:rPr>
          </w:rPrChange>
        </w:rPr>
        <w:t>MECP2</w:t>
      </w:r>
      <w:del w:id="14" w:author="Elsadany, Muhammad S I M" w:date="2023-11-21T00:24:00Z">
        <w:r w:rsidRPr="00C66078" w:rsidDel="00C66078">
          <w:rPr>
            <w:rFonts w:asciiTheme="majorBidi" w:hAnsiTheme="majorBidi" w:cstheme="majorBidi"/>
            <w:i/>
            <w:iCs/>
            <w:sz w:val="24"/>
            <w:szCs w:val="24"/>
            <w:rPrChange w:id="15" w:author="Elsadany, Muhammad S I M" w:date="2023-11-21T00:24:00Z">
              <w:rPr>
                <w:rFonts w:asciiTheme="majorBidi" w:hAnsiTheme="majorBidi" w:cstheme="majorBidi"/>
                <w:sz w:val="24"/>
                <w:szCs w:val="24"/>
              </w:rPr>
            </w:rPrChange>
          </w:rPr>
          <w:delText>,</w:delText>
        </w:r>
      </w:del>
      <w:r w:rsidRPr="00C66078">
        <w:rPr>
          <w:rFonts w:asciiTheme="majorBidi" w:hAnsiTheme="majorBidi" w:cstheme="majorBidi"/>
          <w:i/>
          <w:iCs/>
          <w:sz w:val="24"/>
          <w:szCs w:val="24"/>
          <w:rPrChange w:id="16" w:author="Elsadany, Muhammad S I M" w:date="2023-11-21T00:24:00Z">
            <w:rPr>
              <w:rFonts w:asciiTheme="majorBidi" w:hAnsiTheme="majorBidi" w:cstheme="majorBidi"/>
              <w:sz w:val="24"/>
              <w:szCs w:val="24"/>
            </w:rPr>
          </w:rPrChange>
        </w:rPr>
        <w:t xml:space="preserve"> regulates the transcription of neuronal ligands</w:t>
      </w:r>
      <w:ins w:id="17" w:author="Elsadany, Muhammad S I M" w:date="2023-11-21T00:24:00Z">
        <w:r w:rsidR="00C66078">
          <w:rPr>
            <w:rFonts w:asciiTheme="majorBidi" w:hAnsiTheme="majorBidi" w:cstheme="majorBidi"/>
            <w:i/>
            <w:iCs/>
            <w:sz w:val="24"/>
            <w:szCs w:val="24"/>
          </w:rPr>
          <w:t>”</w:t>
        </w:r>
      </w:ins>
      <w:r w:rsidRPr="00D232DF">
        <w:rPr>
          <w:rFonts w:asciiTheme="majorBidi" w:hAnsiTheme="majorBidi" w:cstheme="majorBidi"/>
          <w:sz w:val="24"/>
          <w:szCs w:val="24"/>
        </w:rPr>
        <w:t xml:space="preserve"> </w:t>
      </w:r>
      <w:del w:id="18" w:author="Elsadany, Muhammad S I M" w:date="2023-11-21T00:25:00Z">
        <w:r w:rsidR="00684E8B" w:rsidRPr="00D232DF" w:rsidDel="00C66078">
          <w:rPr>
            <w:rFonts w:asciiTheme="majorBidi" w:hAnsiTheme="majorBidi" w:cstheme="majorBidi"/>
            <w:sz w:val="24"/>
            <w:szCs w:val="24"/>
          </w:rPr>
          <w:delText xml:space="preserve">and </w:delText>
        </w:r>
      </w:del>
      <w:r w:rsidRPr="00D232DF">
        <w:rPr>
          <w:rFonts w:asciiTheme="majorBidi" w:hAnsiTheme="majorBidi" w:cstheme="majorBidi"/>
          <w:sz w:val="24"/>
          <w:szCs w:val="24"/>
        </w:rPr>
        <w:t xml:space="preserve">was </w:t>
      </w:r>
      <w:ins w:id="19" w:author="Elsadany, Muhammad S I M" w:date="2023-11-21T00:25:00Z">
        <w:r w:rsidR="00C66078">
          <w:rPr>
            <w:rFonts w:asciiTheme="majorBidi" w:hAnsiTheme="majorBidi" w:cstheme="majorBidi"/>
            <w:sz w:val="24"/>
            <w:szCs w:val="24"/>
          </w:rPr>
          <w:t xml:space="preserve">found to be </w:t>
        </w:r>
      </w:ins>
      <w:r w:rsidRPr="00D232DF">
        <w:rPr>
          <w:rFonts w:asciiTheme="majorBidi" w:hAnsiTheme="majorBidi" w:cstheme="majorBidi"/>
          <w:sz w:val="24"/>
          <w:szCs w:val="24"/>
        </w:rPr>
        <w:t xml:space="preserve">downregulated with an FDR value of ‎‎0.001.‎ MECP2 regulates the transcription of several transcription factors involved in the functioning of the ‎nervous system, such as CREB1 and MEF2C‎. It was shown that increased dosage or loss of function of the MECP2 gene could ‎cause a plethora of neuropsychiatric disorders </w:t>
      </w:r>
      <w:r w:rsidR="002E6462"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{"citationItems":[{"id":"ITEM-1","itemData":{"DOI":"10.1126/science.1153252","ISSN":"1095-9203","PMID":"18511691","abstract":"Mutations in the gene encoding the transcriptional repressor methyl-CpG binding protein 2 (MeCP2) cause the neurodevelopmental disorder Rett syndrome. Loss of function as well as increased dosage of the MECP2 gene cause a host of neuropsychiatric disorders. To explore the molecular mechanism(s) underlying these disorders, we examined gene expression patterns in the hypothalamus of mice that either lack or overexpress MeCP2. In both models, MeCP2 dysfunction induced changes in the expression levels of thousands of genes, but unexpectedly the majority of genes (approximately 85%) appeared to be activated by MeCP2. We selected six genes and confirmed that MeCP2 binds to their promoters. Furthermore, we showed that MeCP2 associates with the transcriptional activator CREB1 at the promoter of an activated target but not a repressed target. These studies suggest that MeCP2 regulates the expression of a wide range of genes in the hypothalamus and that it can function as both an activator and a repressor of transcription.","author":[{"dropping-particle":"","family":"Chahrour","given":"Maria","non-dropping-particle":"","parse-names":false,"suffix":""},{"dropping-particle":"","family":"Jung","given":"Sung Yun","non-dropping-particle":"","parse-names":false,"suffix":""},{"dropping-particle":"","family":"Shaw","given":"Chad","non-dropping-particle":"","parse-names":false,"suffix":""},{"dropping-particle":"","family":"Zhou","given":"Xiaobo","non-dropping-particle":"","parse-names":false,"suffix":""},{"dropping-particle":"","family":"Wong","given":"Stephen T C","non-dropping-particle":"","parse-names":false,"suffix":""},{"dropping-particle":"","family":"Qin","given":"Jun","non-dropping-particle":"","parse-names":false,"suffix":""},{"dropping-particle":"","family":"Zoghbi","given":"Huda Y","non-dropping-particle":"","parse-names":false,"suffix":""}],"container-title":"Science (New York, N.Y.)","id":"ITEM-1","issue":"5880","issued":{"date-parts":[["2008","5","30"]]},"page":"1224-9","title":"MeCP2, a key contributor to neurological disease, activates and represses transcription.","type":"article-journal","volume":"320"},"uris":["http://www.mendeley.com/documents/?uuid=ce2b52b3-70a4-4bbf-a59b-f9bb8f81a45e"]}],"mendeley":{"formattedCitation":"(26)","plainTextFormattedCitation":"(26)","previouslyFormattedCitation":"(27)"},"properties":{"noteIndex":0},"schema":"https://github.com/citation-style-language/schema/raw/master/csl-citation.json"}</w:instrText>
      </w:r>
      <w:r w:rsidR="002E6462"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(26)</w:t>
      </w:r>
      <w:r w:rsidR="002E6462"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xml:space="preserve">. It was </w:t>
      </w:r>
      <w:r w:rsidR="00C33FF8" w:rsidRPr="00D232DF">
        <w:rPr>
          <w:rFonts w:asciiTheme="majorBidi" w:hAnsiTheme="majorBidi" w:cstheme="majorBidi"/>
          <w:sz w:val="24"/>
          <w:szCs w:val="24"/>
        </w:rPr>
        <w:t>demonstrated</w:t>
      </w:r>
      <w:r w:rsidR="00240F4F" w:rsidRPr="00D232DF">
        <w:rPr>
          <w:rFonts w:asciiTheme="majorBidi" w:hAnsiTheme="majorBidi" w:cstheme="majorBidi"/>
          <w:sz w:val="24"/>
          <w:szCs w:val="24"/>
        </w:rPr>
        <w:t xml:space="preserve"> that MECP2 c</w:t>
      </w:r>
      <w:r w:rsidRPr="00D232DF">
        <w:rPr>
          <w:rFonts w:asciiTheme="majorBidi" w:hAnsiTheme="majorBidi" w:cstheme="majorBidi"/>
          <w:sz w:val="24"/>
          <w:szCs w:val="24"/>
        </w:rPr>
        <w:t>ould</w:t>
      </w:r>
      <w:r w:rsidR="00240F4F" w:rsidRPr="00D232DF">
        <w:rPr>
          <w:rFonts w:asciiTheme="majorBidi" w:hAnsiTheme="majorBidi" w:cstheme="majorBidi"/>
          <w:sz w:val="24"/>
          <w:szCs w:val="24"/>
        </w:rPr>
        <w:t xml:space="preserve"> increase the pro-inflammatory response of microglial cells. In ‎postmortem brain samples from different stages of AD, </w:t>
      </w:r>
      <w:r w:rsidR="00FB4D87" w:rsidRPr="00D232DF">
        <w:rPr>
          <w:rFonts w:asciiTheme="majorBidi" w:hAnsiTheme="majorBidi" w:cstheme="majorBidi"/>
          <w:sz w:val="24"/>
          <w:szCs w:val="24"/>
        </w:rPr>
        <w:t>it was</w:t>
      </w:r>
      <w:r w:rsidR="00240F4F" w:rsidRPr="00D232DF">
        <w:rPr>
          <w:rFonts w:asciiTheme="majorBidi" w:hAnsiTheme="majorBidi" w:cstheme="majorBidi"/>
          <w:sz w:val="24"/>
          <w:szCs w:val="24"/>
        </w:rPr>
        <w:t xml:space="preserve"> found that phosphorylation of the ‎MECP2 protein decreased at the amino acid serine 423 in the early stages of Alzheimer</w:t>
      </w:r>
      <w:del w:id="20" w:author="Elsadany, Muhammad S I M" w:date="2023-11-21T00:28:00Z">
        <w:r w:rsidR="00240F4F" w:rsidRPr="00D232DF" w:rsidDel="00C66078">
          <w:rPr>
            <w:rFonts w:asciiTheme="majorBidi" w:hAnsiTheme="majorBidi" w:cstheme="majorBidi"/>
            <w:sz w:val="24"/>
            <w:szCs w:val="24"/>
          </w:rPr>
          <w:delText>'</w:delText>
        </w:r>
      </w:del>
      <w:ins w:id="21" w:author="Elsadany, Muhammad S I M" w:date="2023-11-21T00:28:00Z">
        <w:r w:rsidR="00C66078">
          <w:rPr>
            <w:rFonts w:asciiTheme="majorBidi" w:hAnsiTheme="majorBidi" w:cstheme="majorBidi"/>
            <w:sz w:val="24"/>
            <w:szCs w:val="24"/>
          </w:rPr>
          <w:t>’</w:t>
        </w:r>
      </w:ins>
      <w:r w:rsidR="00240F4F" w:rsidRPr="00D232DF">
        <w:rPr>
          <w:rFonts w:asciiTheme="majorBidi" w:hAnsiTheme="majorBidi" w:cstheme="majorBidi"/>
          <w:sz w:val="24"/>
          <w:szCs w:val="24"/>
        </w:rPr>
        <w:t>s disease</w:t>
      </w:r>
      <w:r w:rsidR="00645B9B" w:rsidRPr="00D232DF">
        <w:rPr>
          <w:rFonts w:asciiTheme="majorBidi" w:hAnsiTheme="majorBidi" w:cstheme="majorBidi"/>
          <w:sz w:val="24"/>
          <w:szCs w:val="24"/>
        </w:rPr>
        <w:t xml:space="preserve"> </w:t>
      </w:r>
      <w:r w:rsidR="00645B9B"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{"citationItems":[{"id":"ITEM-1","itemData":{"DOI":"10.3390/cells10040860","ISSN":"2073-4409","PMID":"33918872","abstract":"Methyl-CpG-binding protein 2 (MECP2) is a critical transcriptional regulator for synaptic function. Dysfunction of synapses, as well as microglia-mediated neuroinflammation, represent the earliest pathological events in Alzheimer's disease (AD). Here, expression, protein levels, and activity-related phosphorylation changes of MECP2 were analyzed in post-mortem human temporal cortex. The effects of wild type and phosphorylation-deficient MECP2 variants at serine 423 (S423) or S80 on microglial and neuronal function were assessed utilizing BV2 microglial monocultures and co-cultures with mouse cortical neurons under inflammatory stress conditions. MECP2 phosphorylation at the functionally relevant S423 site nominally decreased in the early stages of AD-related neurofibrillary pathology in the human temporal cortex. Overexpression of wild type MECP2 enhanced the pro-inflammatory response in BV2 cells upon treatment with lipopolysaccharide (LPS) and interferon-γ (IFNγ) and decreased BV2 cell phagocytic activity. The expression of the phosphorylation-deficient MECP2-S423A variant, but not S80A, further increased the pro-inflammatory response of BV2 cells. In neurons co-cultured with BV2 cells, the MECP2-S423A variant increased the expression of several genes, which are important for the maintenance and protection of neurons and synapses upon inflammatory stress. Collectively, functional analyses in different cellular models suggest that MECP2 may influence the inflammatory response in microglia independently of S423 and S80 phosphorylation, while the S423 phosphorylation might play a role in the activation of neuronal gene expression, which conveys neuroprotection under neuroinflammation-related stress.","author":[{"dropping-particle":"","family":"Wittrahm","given":"Rebekka","non-dropping-particle":"","parse-names":false,"suffix":""},{"dropping-particle":"","family":"Takalo","given":"Mari","non-dropping-particle":"","parse-names":false,"suffix":""},{"dropping-particle":"","family":"Marttinen","given":"Mikael","non-dropping-particle":"","parse-names":false,"suffix":""},{"dropping-particle":"","family":"Kuulasmaa","given":"Teemu","non-dropping-particle":"","parse-names":false,"suffix":""},{"dropping-particle":"","family":"Mäkinen","given":"Petra","non-dropping-particle":"","parse-names":false,"suffix":""},{"dropping-particle":"","family":"Kemppainen","given":"Susanna","non-dropping-particle":"","parse-names":false,"suffix":""},{"dropping-particle":"","family":"Martiskainen","given":"Henna","non-dropping-particle":"","parse-names":false,"suffix":""},{"dropping-particle":"","family":"Rauramaa","given":"Tuomas","non-dropping-particle":"","parse-names":false,"suffix":""},{"dropping-particle":"","family":"Pike","given":"Ian","non-dropping-particle":"","parse-names":false,"suffix":""},{"dropping-particle":"","family":"Leinonen","given":"Ville","non-dropping-particle":"","parse-names":false,"suffix":""},{"dropping-particle":"","family":"Natunen","given":"Teemu","non-dropping-particle":"","parse-names":false,"suffix":""},{"dropping-particle":"","family":"Haapasalo","given":"Annakaisa","non-dropping-particle":"","parse-names":false,"suffix":""},{"dropping-particle":"","family":"Hiltunen","given":"Mikko","non-dropping-particle":"","parse-names":false,"suffix":""}],"container-title":"Cells","id":"ITEM-1","issue":"4","issued":{"date-parts":[["2021"]]},"title":"MECP2 increases the pro-inflammatory response of microglial cells and phosphorylation at serine 423 regulates neuronal gene expression upon neuroinflammation.","type":"article-journal","volume":"10"},"uris":["http://www.mendeley.com/documents/?uuid=394463c5-50df-482a-8302-b42dbb9cc5fb"]}],"mendeley":{"formattedCitation":"(27)","plainTextFormattedCitation":"(27)","previouslyFormattedCitation":"(28)"},"properties":{"noteIndex":0},"schema":"https://github.com/citation-style-language/schema/raw/master/csl-citation.json"}</w:instrText>
      </w:r>
      <w:r w:rsidR="00645B9B"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(27)</w:t>
      </w:r>
      <w:r w:rsidR="00645B9B"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Another study identif</w:t>
      </w:r>
      <w:r w:rsidR="00516D95" w:rsidRPr="00D232DF">
        <w:rPr>
          <w:rFonts w:asciiTheme="majorBidi" w:hAnsiTheme="majorBidi" w:cstheme="majorBidi"/>
          <w:sz w:val="24"/>
          <w:szCs w:val="24"/>
        </w:rPr>
        <w:t>ied</w:t>
      </w:r>
      <w:r w:rsidR="00240F4F" w:rsidRPr="00D232DF">
        <w:rPr>
          <w:rFonts w:asciiTheme="majorBidi" w:hAnsiTheme="majorBidi" w:cstheme="majorBidi"/>
          <w:sz w:val="24"/>
          <w:szCs w:val="24"/>
        </w:rPr>
        <w:t xml:space="preserve"> MECP2 as a possible regulator of Tau pathology in mouse ‎models</w:t>
      </w:r>
      <w:r w:rsidR="00B00397" w:rsidRPr="00D232DF">
        <w:rPr>
          <w:rFonts w:asciiTheme="majorBidi" w:hAnsiTheme="majorBidi" w:cstheme="majorBidi"/>
          <w:sz w:val="24"/>
          <w:szCs w:val="24"/>
        </w:rPr>
        <w:t xml:space="preserve"> </w:t>
      </w:r>
      <w:r w:rsidR="00B00397"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{"citationItems":[{"id":"ITEM-1","itemData":{"DOI":"10.3389/fnmol.2017.00069","ISSN":"1662-5099","PMID":"28367114","abstract":"Increasing evidence suggests that hyperphosphorylation and aggregation of microtubule-associated protein tau (MAPT or tau) correlates with the development of cognitive impairment in Alzheimer's disease (AD) and related tauopathies. While numerous attempts have been made to model AD-relevant tau pathology in various animal models, there has been very limited success for these models to fully recapitulate the progression of disease as seen in human tauopathies. Here, we performed whole genome gene expression in a genomic mouse model of tauopathy that expressed human MAPT gene under the control of endogenous human MAPT promoter and also were complete knockout for endogenous mouse tau [referred to as 'hTau MaptKO(Duke)' mice]. First, whole genome expression analysis revealed 64 genes, which were differentially expressed (32 up-regulated and 32 down-regulated) in the hippocampus of 6-month-old hTau MaptKO(Duke) mice compared to age-matched non-transgenic controls. Genes relevant to neuronal function or neurological disease include up-regulated genes: PKC-alpha (Prkca), MECP2 (Mecp2), STRN4 (Strn4), SLC40a1 (Slc40a1), POLD2 (Pold2), PCSK2 (Pcsk2), and down-regulated genes: KRT12 (Krt12), LASS1 (Cers1), PLAT (Plat), and NRXN1 (Nrxn1). Second, network analysis suggested anatomical structure development, cellular metabolic process, cell death, signal transduction, and stress response were significantly altered biological processes in the hTau MaptKO(Duke) mice as compared to age-matched non-transgenic controls. Further characterization of a sub-group of significantly altered genes revealed elevated phosphorylation of MECP2 (methyl-CpG-binding protein-2), which binds to methylated CpGs and associates with chromatin, in hTau MaptKO(Duke) mice compared to age-matched controls. Third, phoshpho-MECP2 was elevated in autopsy brain samples from human AD compared to healthy controls. Finally, siRNA-mediated knockdown of MECP2 in human tau expressing N2a cells resulted in a significant decrease in total and phosphorylated tau. Together, these results suggest that MECP2 is a potential novel regulator of tau pathology relevant to AD and tauopathies.","author":[{"dropping-particle":"","family":"Maphis","given":"Nicole M","non-dropping-particle":"","parse-names":false,"suffix":""},{"dropping-particle":"","family":"Jiang","given":"Shanya","non-dropping-particle":"","parse-names":false,"suffix":""},{"dropping-particle":"","family":"Binder","given":"Jessica","non-dropping-particle":"","parse-names":false,"suffix":""},{"dropping-particle":"","family":"Wright","given":"Carrie","non-dropping-particle":"","parse-names":false,"suffix":""},{"dropping-particle":"","family":"Gopalan","given":"Banu","non-dropping-particle":"","parse-names":false,"suffix":""},{"dropping-particle":"","family":"Lamb","given":"Bruce T","non-dropping-particle":"","parse-names":false,"suffix":""},{"dropping-particle":"","family":"Bhaskar","given":"Kiran","non-dropping-particle":"","parse-names":false,"suffix":""}],"container-title":"Frontiers in molecular neuroscience","id":"ITEM-1","issued":{"date-parts":[["2017"]]},"page":"69","title":"Whole genome expression analysis in a mouse model of tauopathy identifies MECP2 as a possible regulator of tau pathology.","type":"article-journal","volume":"10"},"uris":["http://www.mendeley.com/documents/?uuid=5f2d44b6-b75a-4279-be36-f25fca74ae44"]}],"mendeley":{"formattedCitation":"(28)","plainTextFormattedCitation":"(28)","previouslyFormattedCitation":"(29)"},"properties":{"noteIndex":0},"schema":"https://github.com/citation-style-language/schema/raw/master/csl-citation.json"}</w:instrText>
      </w:r>
      <w:r w:rsidR="00B00397"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(28)</w:t>
      </w:r>
      <w:r w:rsidR="00B00397"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w:t>
      </w:r>
    </w:p>
    <w:p w14:paraId="4ABC2C93" w14:textId="14FE044B" w:rsidR="008D0897" w:rsidRPr="00D232DF" w:rsidRDefault="00516D95" w:rsidP="008D0897">
      <w:pPr>
        <w:spacing w:line="480" w:lineRule="auto"/>
        <w:ind w:firstLine="360"/>
        <w:rPr>
          <w:rFonts w:asciiTheme="majorBidi" w:hAnsiTheme="majorBidi" w:cstheme="majorBidi"/>
          <w:sz w:val="24"/>
          <w:szCs w:val="24"/>
        </w:rPr>
      </w:pPr>
      <w:r w:rsidRPr="00D232DF">
        <w:rPr>
          <w:rFonts w:asciiTheme="majorBidi" w:hAnsiTheme="majorBidi" w:cstheme="majorBidi"/>
          <w:sz w:val="24"/>
          <w:szCs w:val="24"/>
        </w:rPr>
        <w:t>The enrichment analysis showed that the pathway R-HSA-264642, the acetylcholine ‎neurotransmitter release cycle, was downregulated. This ‎cycle involves the synthesis of acetylcholine, loading of synaptic vesicles, docking and priming of ‎the acetylcholine-loaded synaptic vesicles, and then release of acetylcholine</w:t>
      </w:r>
      <w:r w:rsidR="00240F4F" w:rsidRPr="00D232DF">
        <w:rPr>
          <w:rFonts w:asciiTheme="majorBidi" w:hAnsiTheme="majorBidi" w:cstheme="majorBidi"/>
          <w:sz w:val="24"/>
          <w:szCs w:val="24"/>
        </w:rPr>
        <w:t xml:space="preserve"> ‎</w:t>
      </w:r>
      <w:r w:rsidR="00240F4F"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{"citationItems":[{"id":"ITEM-1","itemData":{"DOI":"10.1016/j.neuint.2007.09.004","ISSN":"01970186","author":[{"dropping-particle":"","family":"Zimmermann","given":"Herbert","non-dropping-particle":"","parse-names":false,"suffix":""}],"container-title":"Neurochemistry International","id":"ITEM-1","issue":"4-5","issued":{"date-parts":[["2008","3"]]},"page":"634-648","title":"ATP and acetylcholine, equal brethren","type":"article-journal","volume":"52"},"uris":["http://www.mendeley.com/documents/?uuid=9dd912a1-9c98-4777-a7c9-c764e787ad2b"]}],"mendeley":{"formattedCitation":"(29)","plainTextFormattedCitation":"(29)","previouslyFormattedCitation":"(30)"},"properties":{"noteIndex":0},"schema":"https://github.com/citation-style-language/schema/raw/master/csl-citation.json"}</w:instrText>
      </w:r>
      <w:r w:rsidR="00240F4F"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(29)</w:t>
      </w:r>
      <w:r w:rsidR="00240F4F"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w:t>
      </w:r>
      <w:r w:rsidR="00C1077D" w:rsidRPr="00D232DF">
        <w:rPr>
          <w:rFonts w:asciiTheme="majorBidi" w:hAnsiTheme="majorBidi" w:cstheme="majorBidi"/>
          <w:sz w:val="24"/>
          <w:szCs w:val="24"/>
        </w:rPr>
        <w:t xml:space="preserve"> </w:t>
      </w:r>
      <w:r w:rsidR="00240F4F" w:rsidRPr="00D232DF">
        <w:rPr>
          <w:rFonts w:asciiTheme="majorBidi" w:hAnsiTheme="majorBidi" w:cstheme="majorBidi"/>
          <w:sz w:val="24"/>
          <w:szCs w:val="24"/>
        </w:rPr>
        <w:t xml:space="preserve">Other pathways </w:t>
      </w:r>
      <w:r w:rsidR="00C1077D" w:rsidRPr="00D232DF">
        <w:rPr>
          <w:rFonts w:asciiTheme="majorBidi" w:hAnsiTheme="majorBidi" w:cstheme="majorBidi"/>
          <w:sz w:val="24"/>
          <w:szCs w:val="24"/>
        </w:rPr>
        <w:t xml:space="preserve">involved in neurotransmitters secretion and regulation, such as </w:t>
      </w:r>
      <w:r w:rsidR="00240F4F" w:rsidRPr="00D232DF">
        <w:rPr>
          <w:rFonts w:asciiTheme="majorBidi" w:hAnsiTheme="majorBidi" w:cstheme="majorBidi"/>
          <w:sz w:val="24"/>
          <w:szCs w:val="24"/>
        </w:rPr>
        <w:t xml:space="preserve">R-HSA-888590 (GABA synthesis, release, </w:t>
      </w:r>
      <w:r w:rsidR="00240F4F" w:rsidRPr="00D232DF">
        <w:rPr>
          <w:rFonts w:asciiTheme="majorBidi" w:hAnsiTheme="majorBidi" w:cstheme="majorBidi"/>
          <w:sz w:val="24"/>
          <w:szCs w:val="24"/>
        </w:rPr>
        <w:lastRenderedPageBreak/>
        <w:t>reuptake, and ‎degradation)</w:t>
      </w:r>
      <w:r w:rsidR="00D210C6" w:rsidRPr="00D232DF">
        <w:rPr>
          <w:rFonts w:asciiTheme="majorBidi" w:hAnsiTheme="majorBidi" w:cstheme="majorBidi"/>
          <w:sz w:val="24"/>
          <w:szCs w:val="24"/>
        </w:rPr>
        <w:t xml:space="preserve"> and</w:t>
      </w:r>
      <w:r w:rsidR="00240F4F" w:rsidRPr="00D232DF">
        <w:rPr>
          <w:rFonts w:asciiTheme="majorBidi" w:hAnsiTheme="majorBidi" w:cstheme="majorBidi"/>
          <w:sz w:val="24"/>
          <w:szCs w:val="24"/>
        </w:rPr>
        <w:t xml:space="preserve"> </w:t>
      </w:r>
      <w:r w:rsidR="00D210C6" w:rsidRPr="00D232DF">
        <w:rPr>
          <w:rFonts w:asciiTheme="majorBidi" w:hAnsiTheme="majorBidi" w:cstheme="majorBidi"/>
          <w:sz w:val="24"/>
          <w:szCs w:val="24"/>
        </w:rPr>
        <w:t xml:space="preserve">R-HSA-181429 </w:t>
      </w:r>
      <w:r w:rsidR="00240F4F" w:rsidRPr="00D232DF">
        <w:rPr>
          <w:rFonts w:asciiTheme="majorBidi" w:hAnsiTheme="majorBidi" w:cstheme="majorBidi"/>
          <w:sz w:val="24"/>
          <w:szCs w:val="24"/>
        </w:rPr>
        <w:t>(</w:t>
      </w:r>
      <w:r w:rsidR="00D210C6" w:rsidRPr="00D232DF">
        <w:rPr>
          <w:rFonts w:asciiTheme="majorBidi" w:hAnsiTheme="majorBidi" w:cstheme="majorBidi"/>
          <w:sz w:val="24"/>
          <w:szCs w:val="24"/>
        </w:rPr>
        <w:t>serotonin neurotransmitter release cycle</w:t>
      </w:r>
      <w:r w:rsidR="00240F4F" w:rsidRPr="00D232DF">
        <w:rPr>
          <w:rFonts w:asciiTheme="majorBidi" w:hAnsiTheme="majorBidi" w:cstheme="majorBidi"/>
          <w:sz w:val="24"/>
          <w:szCs w:val="24"/>
        </w:rPr>
        <w:t>)</w:t>
      </w:r>
      <w:r w:rsidR="00D210C6" w:rsidRPr="00D232DF">
        <w:rPr>
          <w:rFonts w:asciiTheme="majorBidi" w:hAnsiTheme="majorBidi" w:cstheme="majorBidi"/>
          <w:sz w:val="24"/>
          <w:szCs w:val="24"/>
        </w:rPr>
        <w:t xml:space="preserve">, </w:t>
      </w:r>
      <w:r w:rsidR="00240F4F" w:rsidRPr="00D232DF">
        <w:rPr>
          <w:rFonts w:asciiTheme="majorBidi" w:hAnsiTheme="majorBidi" w:cstheme="majorBidi"/>
          <w:sz w:val="24"/>
          <w:szCs w:val="24"/>
        </w:rPr>
        <w:t>were</w:t>
      </w:r>
      <w:r w:rsidR="00C1077D" w:rsidRPr="00D232DF">
        <w:rPr>
          <w:rFonts w:asciiTheme="majorBidi" w:hAnsiTheme="majorBidi" w:cstheme="majorBidi"/>
          <w:sz w:val="24"/>
          <w:szCs w:val="24"/>
        </w:rPr>
        <w:t xml:space="preserve"> also</w:t>
      </w:r>
      <w:r w:rsidR="00240F4F" w:rsidRPr="00D232DF">
        <w:rPr>
          <w:rFonts w:asciiTheme="majorBidi" w:hAnsiTheme="majorBidi" w:cstheme="majorBidi"/>
          <w:sz w:val="24"/>
          <w:szCs w:val="24"/>
        </w:rPr>
        <w:t xml:space="preserve"> downregulated with significant FDR value</w:t>
      </w:r>
      <w:r w:rsidR="00F7406C" w:rsidRPr="00D232DF">
        <w:rPr>
          <w:rFonts w:asciiTheme="majorBidi" w:hAnsiTheme="majorBidi" w:cstheme="majorBidi"/>
          <w:sz w:val="24"/>
          <w:szCs w:val="24"/>
        </w:rPr>
        <w:t>s</w:t>
      </w:r>
      <w:r w:rsidR="00240F4F" w:rsidRPr="00D232DF">
        <w:rPr>
          <w:rFonts w:asciiTheme="majorBidi" w:hAnsiTheme="majorBidi" w:cstheme="majorBidi"/>
          <w:sz w:val="24"/>
          <w:szCs w:val="24"/>
        </w:rPr>
        <w:t>.‎</w:t>
      </w:r>
    </w:p>
    <w:p w14:paraId="4FD91E2A" w14:textId="71CAD9DE" w:rsidR="00240F4F" w:rsidRPr="00D232DF" w:rsidRDefault="00516D95" w:rsidP="008D0897">
      <w:pPr>
        <w:spacing w:line="480" w:lineRule="auto"/>
        <w:ind w:firstLine="360"/>
        <w:rPr>
          <w:rFonts w:asciiTheme="majorBidi" w:hAnsiTheme="majorBidi" w:cstheme="majorBidi"/>
          <w:sz w:val="24"/>
          <w:szCs w:val="24"/>
        </w:rPr>
      </w:pPr>
      <w:r w:rsidRPr="00D232DF">
        <w:rPr>
          <w:rFonts w:asciiTheme="majorBidi" w:hAnsiTheme="majorBidi" w:cstheme="majorBidi"/>
          <w:sz w:val="24"/>
          <w:szCs w:val="24"/>
        </w:rPr>
        <w:t xml:space="preserve">Pathways involved in apoptosis were significantly upregulated in the transcriptome analysis of patients with AD. Examples are R-HSA-‎‎111458 (formation of </w:t>
      </w:r>
      <w:proofErr w:type="spellStart"/>
      <w:r w:rsidRPr="00D232DF">
        <w:rPr>
          <w:rFonts w:asciiTheme="majorBidi" w:hAnsiTheme="majorBidi" w:cstheme="majorBidi"/>
          <w:sz w:val="24"/>
          <w:szCs w:val="24"/>
        </w:rPr>
        <w:t>apoptosome</w:t>
      </w:r>
      <w:proofErr w:type="spellEnd"/>
      <w:r w:rsidRPr="00D232DF">
        <w:rPr>
          <w:rFonts w:asciiTheme="majorBidi" w:hAnsiTheme="majorBidi" w:cstheme="majorBidi"/>
          <w:sz w:val="24"/>
          <w:szCs w:val="24"/>
        </w:rPr>
        <w:t xml:space="preserve">) and R-HSA-9627069 (Regulation of the </w:t>
      </w:r>
      <w:proofErr w:type="spellStart"/>
      <w:r w:rsidRPr="00D232DF">
        <w:rPr>
          <w:rFonts w:asciiTheme="majorBidi" w:hAnsiTheme="majorBidi" w:cstheme="majorBidi"/>
          <w:sz w:val="24"/>
          <w:szCs w:val="24"/>
        </w:rPr>
        <w:t>apoptosome</w:t>
      </w:r>
      <w:proofErr w:type="spellEnd"/>
      <w:r w:rsidRPr="00D232DF">
        <w:rPr>
          <w:rFonts w:asciiTheme="majorBidi" w:hAnsiTheme="majorBidi" w:cstheme="majorBidi"/>
          <w:sz w:val="24"/>
          <w:szCs w:val="24"/>
        </w:rPr>
        <w:t xml:space="preserve"> activity). R-HSA-205017 (NFG and </w:t>
      </w:r>
      <w:proofErr w:type="spellStart"/>
      <w:r w:rsidRPr="00D232DF">
        <w:rPr>
          <w:rFonts w:asciiTheme="majorBidi" w:hAnsiTheme="majorBidi" w:cstheme="majorBidi"/>
          <w:sz w:val="24"/>
          <w:szCs w:val="24"/>
        </w:rPr>
        <w:t>proNGF</w:t>
      </w:r>
      <w:proofErr w:type="spellEnd"/>
      <w:r w:rsidRPr="00D232DF">
        <w:rPr>
          <w:rFonts w:asciiTheme="majorBidi" w:hAnsiTheme="majorBidi" w:cstheme="majorBidi"/>
          <w:sz w:val="24"/>
          <w:szCs w:val="24"/>
        </w:rPr>
        <w:t xml:space="preserve"> bind to p75NTR) pathway led to activation of apoptotic cascade and was significantly upregulated in the analysis. It is worth mentioning that studies showed that brain tissues affected by AD had both necrotic and apoptotic regions</w:t>
      </w:r>
      <w:r w:rsidR="00240F4F" w:rsidRPr="00D232DF">
        <w:rPr>
          <w:rFonts w:asciiTheme="majorBidi" w:hAnsiTheme="majorBidi" w:cstheme="majorBidi"/>
          <w:sz w:val="24"/>
          <w:szCs w:val="24"/>
        </w:rPr>
        <w:t xml:space="preserve"> ‎‎</w:t>
      </w:r>
      <w:r w:rsidR="00240F4F"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{"citationItems":[{"id":"ITEM-1","itemData":{"DOI":"10.1007/s007020070021","ISSN":"0300-9564","author":[{"dropping-particle":"","family":"Behl","given":"C.","non-dropping-particle":"","parse-names":false,"suffix":""}],"container-title":"Journal of Neural Transmission","id":"ITEM-1","issue":"11","issued":{"date-parts":[["2000","11","8"]]},"page":"1325-1344","title":"Apoptosis and Alzheimer's disease","type":"article-journal","volume":"107"},"uris":["http://www.mendeley.com/documents/?uuid=8d137ee8-1216-4e29-a798-fd18c7509392"]}],"mendeley":{"formattedCitation":"(30)","plainTextFormattedCitation":"(30)","previouslyFormattedCitation":"(31)"},"properties":{"noteIndex":0},"schema":"https://github.com/citation-style-language/schema/raw/master/csl-citation.json"}</w:instrText>
      </w:r>
      <w:r w:rsidR="00240F4F"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(30)</w:t>
      </w:r>
      <w:r w:rsidR="00240F4F"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w:t>
      </w:r>
    </w:p>
    <w:p w14:paraId="7E5A133B" w14:textId="01D4B30D" w:rsidR="002036D0" w:rsidRPr="00D232DF" w:rsidRDefault="006B36BA" w:rsidP="002937D3">
      <w:pPr>
        <w:spacing w:line="480" w:lineRule="auto"/>
        <w:ind w:firstLine="720"/>
        <w:rPr>
          <w:rFonts w:asciiTheme="majorBidi" w:hAnsiTheme="majorBidi" w:cstheme="majorBidi"/>
          <w:sz w:val="24"/>
          <w:szCs w:val="24"/>
        </w:rPr>
      </w:pPr>
      <w:r w:rsidRPr="00D232DF">
        <w:rPr>
          <w:rFonts w:asciiTheme="majorBidi" w:hAnsiTheme="majorBidi" w:cstheme="majorBidi"/>
          <w:sz w:val="24"/>
          <w:szCs w:val="24"/>
        </w:rPr>
        <w:t>In Parkinson’s disease, t</w:t>
      </w:r>
      <w:r w:rsidR="001835B7" w:rsidRPr="00D232DF">
        <w:rPr>
          <w:rFonts w:asciiTheme="majorBidi" w:hAnsiTheme="majorBidi" w:cstheme="majorBidi"/>
          <w:sz w:val="24"/>
          <w:szCs w:val="24"/>
        </w:rPr>
        <w:t xml:space="preserve">he </w:t>
      </w:r>
      <w:ins w:id="22" w:author="Elsadany, Muhammad S I M" w:date="2023-11-21T00:28:00Z">
        <w:r w:rsidR="00C66078">
          <w:rPr>
            <w:rFonts w:asciiTheme="majorBidi" w:hAnsiTheme="majorBidi" w:cstheme="majorBidi"/>
            <w:sz w:val="24"/>
            <w:szCs w:val="24"/>
          </w:rPr>
          <w:t xml:space="preserve">pathway enrichment analysis </w:t>
        </w:r>
      </w:ins>
      <w:del w:id="23" w:author="Elsadany, Muhammad S I M" w:date="2023-11-21T00:28:00Z">
        <w:r w:rsidR="001835B7" w:rsidRPr="00D232DF" w:rsidDel="00C66078">
          <w:rPr>
            <w:rFonts w:asciiTheme="majorBidi" w:hAnsiTheme="majorBidi" w:cstheme="majorBidi"/>
            <w:sz w:val="24"/>
            <w:szCs w:val="24"/>
          </w:rPr>
          <w:delText xml:space="preserve">results </w:delText>
        </w:r>
      </w:del>
      <w:r w:rsidR="001835B7" w:rsidRPr="00D232DF">
        <w:rPr>
          <w:rFonts w:asciiTheme="majorBidi" w:hAnsiTheme="majorBidi" w:cstheme="majorBidi"/>
          <w:sz w:val="24"/>
          <w:szCs w:val="24"/>
        </w:rPr>
        <w:t xml:space="preserve">showed that the R-HSA-5632927 ‎‎(defective mismatch repair associated with MSH3) pathway is one of the most significantly </w:t>
      </w:r>
      <w:del w:id="24" w:author="Elsadany, Muhammad S I M" w:date="2023-11-21T00:29:00Z">
        <w:r w:rsidR="001835B7" w:rsidRPr="00D232DF" w:rsidDel="00442CF3">
          <w:rPr>
            <w:rFonts w:asciiTheme="majorBidi" w:hAnsiTheme="majorBidi" w:cstheme="majorBidi"/>
            <w:sz w:val="24"/>
            <w:szCs w:val="24"/>
          </w:rPr>
          <w:delText xml:space="preserve">enriched </w:delText>
        </w:r>
      </w:del>
      <w:r w:rsidR="00684E8B" w:rsidRPr="00D232DF">
        <w:rPr>
          <w:rFonts w:asciiTheme="majorBidi" w:hAnsiTheme="majorBidi" w:cstheme="majorBidi"/>
          <w:sz w:val="24"/>
          <w:szCs w:val="24"/>
        </w:rPr>
        <w:t xml:space="preserve">downregulated </w:t>
      </w:r>
      <w:r w:rsidR="001835B7" w:rsidRPr="00D232DF">
        <w:rPr>
          <w:rFonts w:asciiTheme="majorBidi" w:hAnsiTheme="majorBidi" w:cstheme="majorBidi"/>
          <w:sz w:val="24"/>
          <w:szCs w:val="24"/>
        </w:rPr>
        <w:t>pathways</w:t>
      </w:r>
      <w:r w:rsidR="00684E8B" w:rsidRPr="00D232DF">
        <w:rPr>
          <w:rFonts w:asciiTheme="majorBidi" w:hAnsiTheme="majorBidi" w:cstheme="majorBidi"/>
          <w:sz w:val="24"/>
          <w:szCs w:val="24"/>
        </w:rPr>
        <w:t xml:space="preserve"> with </w:t>
      </w:r>
      <w:r w:rsidR="001835B7" w:rsidRPr="00D232DF">
        <w:rPr>
          <w:rFonts w:asciiTheme="majorBidi" w:hAnsiTheme="majorBidi" w:cstheme="majorBidi"/>
          <w:sz w:val="24"/>
          <w:szCs w:val="24"/>
        </w:rPr>
        <w:t xml:space="preserve">an FDR value of 0.002. Other downregulated mismatch repair pathways were </w:t>
      </w:r>
      <w:commentRangeStart w:id="25"/>
      <w:r w:rsidR="001835B7" w:rsidRPr="00D232DF">
        <w:rPr>
          <w:rFonts w:asciiTheme="majorBidi" w:hAnsiTheme="majorBidi" w:cstheme="majorBidi"/>
          <w:sz w:val="24"/>
          <w:szCs w:val="24"/>
        </w:rPr>
        <w:t>diseases of mismatch repair (MMR),</w:t>
      </w:r>
      <w:commentRangeEnd w:id="25"/>
      <w:r w:rsidR="00442CDD">
        <w:rPr>
          <w:rStyle w:val="CommentReference"/>
        </w:rPr>
        <w:commentReference w:id="25"/>
      </w:r>
      <w:r w:rsidR="001835B7" w:rsidRPr="00D232DF">
        <w:rPr>
          <w:rFonts w:asciiTheme="majorBidi" w:hAnsiTheme="majorBidi" w:cstheme="majorBidi"/>
          <w:sz w:val="24"/>
          <w:szCs w:val="24"/>
        </w:rPr>
        <w:t xml:space="preserve"> mismatch repair (MMR) directed by MSH2:MSH3 (</w:t>
      </w:r>
      <w:proofErr w:type="spellStart"/>
      <w:r w:rsidR="001835B7" w:rsidRPr="00D232DF">
        <w:rPr>
          <w:rFonts w:asciiTheme="majorBidi" w:hAnsiTheme="majorBidi" w:cstheme="majorBidi"/>
          <w:sz w:val="24"/>
          <w:szCs w:val="24"/>
        </w:rPr>
        <w:t>MutSbeta</w:t>
      </w:r>
      <w:proofErr w:type="spellEnd"/>
      <w:r w:rsidR="001835B7" w:rsidRPr="00D232DF">
        <w:rPr>
          <w:rFonts w:asciiTheme="majorBidi" w:hAnsiTheme="majorBidi" w:cstheme="majorBidi"/>
          <w:sz w:val="24"/>
          <w:szCs w:val="24"/>
        </w:rPr>
        <w:t>), mismatch repair‎, defective mismatch repair associated with MSH2, and mismatch repair (MMR) directed by MSH2:MSH6 (</w:t>
      </w:r>
      <w:proofErr w:type="spellStart"/>
      <w:r w:rsidR="001835B7" w:rsidRPr="00D232DF">
        <w:rPr>
          <w:rFonts w:asciiTheme="majorBidi" w:hAnsiTheme="majorBidi" w:cstheme="majorBidi"/>
          <w:sz w:val="24"/>
          <w:szCs w:val="24"/>
        </w:rPr>
        <w:t>MutSalpha</w:t>
      </w:r>
      <w:proofErr w:type="spellEnd"/>
      <w:r w:rsidR="001835B7" w:rsidRPr="00D232DF">
        <w:rPr>
          <w:rFonts w:asciiTheme="majorBidi" w:hAnsiTheme="majorBidi" w:cstheme="majorBidi"/>
          <w:sz w:val="24"/>
          <w:szCs w:val="24"/>
        </w:rPr>
        <w:t>). DNA damage was verified to be one of the drivers of neurodegenerative diseases in which DNA repair mechanisms were involved</w:t>
      </w:r>
      <w:r w:rsidR="006A00FC" w:rsidRPr="00D232DF">
        <w:rPr>
          <w:rFonts w:asciiTheme="majorBidi" w:hAnsiTheme="majorBidi" w:cstheme="majorBidi"/>
          <w:sz w:val="24"/>
          <w:szCs w:val="24"/>
        </w:rPr>
        <w:t xml:space="preserve"> </w:t>
      </w:r>
      <w:r w:rsidR="006A00FC"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{"citationItems":[{"id":"ITEM-1","itemData":{"DOI":"10.3390/biology10020163","ISSN":"2079-7737","PMID":"33669593","abstract":"Genomic integrity is maintained by DNA repair and the DNA damage response (DDR). Defects in certain DNA repair genes give rise to many rare progressive neurodegenerative diseases (NDDs), such as ocular motor ataxia, Huntington disease (HD), and spinocerebellar ataxias (SCA). Dysregulation or dysfunction of DDR is also proposed to contribute to more common NDDs, such as Parkinson's disease (PD), Alzheimer's disease (AD), and Amyotrophic Lateral Sclerosis (ALS). Here, we present mechanisms that link DDR with neurodegeneration in rare NDDs caused by defects in the DDR and discuss the relevance for more common age-related neurodegenerative diseases. Moreover, we highlight recent insight into the crosstalk between the DDR and other cellular processes known to be disturbed during NDDs. We compare the strengths and limitations of established model systems to model human NDDs, ranging from C. elegans and mouse models towards advanced stem cell-based 3D models.","author":[{"dropping-particle":"","family":"Gupta","given":"Swapnil","non-dropping-particle":"","parse-names":false,"suffix":""},{"dropping-particle":"","family":"You","given":"Panpan","non-dropping-particle":"","parse-names":false,"suffix":""},{"dropping-particle":"","family":"SenGupta","given":"Tanima","non-dropping-particle":"","parse-names":false,"suffix":""},{"dropping-particle":"","family":"Nilsen","given":"Hilde","non-dropping-particle":"","parse-names":false,"suffix":""},{"dropping-particle":"","family":"Sharma","given":"Kulbhushan","non-dropping-particle":"","parse-names":false,"suffix":""}],"container-title":"Biology","id":"ITEM-1","issue":"2","issued":{"date-parts":[["2021","2","19"]]},"page":"163","title":"Crosstalk between different DNA repair pathways contributes to neurodegenerative diseases.","type":"article-journal","volume":"10"},"uris":["http://www.mendeley.com/documents/?uuid=15fb25a7-5bc9-4a61-9b4f-48279202edb7"]}],"mendeley":{"formattedCitation":"(31)","plainTextFormattedCitation":"(31)","previouslyFormattedCitation":"(32)"},"properties":{"noteIndex":0},"schema":"https://github.com/citation-style-language/schema/raw/master/csl-citation.json"}</w:instrText>
      </w:r>
      <w:r w:rsidR="006A00FC"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(31)</w:t>
      </w:r>
      <w:r w:rsidR="006A00FC" w:rsidRPr="00D232DF">
        <w:rPr>
          <w:rFonts w:asciiTheme="majorBidi" w:hAnsiTheme="majorBidi" w:cstheme="majorBidi"/>
          <w:sz w:val="24"/>
          <w:szCs w:val="24"/>
        </w:rPr>
        <w:fldChar w:fldCharType="end"/>
      </w:r>
      <w:r w:rsidR="006A00FC" w:rsidRPr="00D232DF">
        <w:rPr>
          <w:rFonts w:asciiTheme="majorBidi" w:hAnsiTheme="majorBidi" w:cstheme="majorBidi"/>
          <w:sz w:val="24"/>
          <w:szCs w:val="24"/>
        </w:rPr>
        <w:t xml:space="preserve">.  </w:t>
      </w:r>
    </w:p>
    <w:p w14:paraId="089B01D4" w14:textId="5F8EB356" w:rsidR="00240F4F" w:rsidRPr="00D232DF" w:rsidRDefault="001835B7" w:rsidP="00684E8B">
      <w:pPr>
        <w:spacing w:line="480" w:lineRule="auto"/>
        <w:ind w:firstLine="720"/>
        <w:rPr>
          <w:rFonts w:asciiTheme="majorBidi" w:hAnsiTheme="majorBidi" w:cstheme="majorBidi"/>
          <w:sz w:val="24"/>
          <w:szCs w:val="24"/>
        </w:rPr>
      </w:pPr>
      <w:r w:rsidRPr="00D232DF">
        <w:rPr>
          <w:rFonts w:asciiTheme="majorBidi" w:hAnsiTheme="majorBidi" w:cstheme="majorBidi"/>
          <w:sz w:val="24"/>
          <w:szCs w:val="24"/>
        </w:rPr>
        <w:t xml:space="preserve">One of the significantly enriched pathways in HD was R-HSA-2032785 (YAP1- and ‎WWTR1 (TAZ)-stimulated gene expression), which had an FDR value </w:t>
      </w:r>
      <w:r w:rsidRPr="00D232DF">
        <w:rPr>
          <w:rFonts w:asciiTheme="majorBidi" w:hAnsiTheme="majorBidi" w:cstheme="majorBidi"/>
          <w:sz w:val="24"/>
          <w:szCs w:val="24"/>
          <w:cs/>
        </w:rPr>
        <w:t>‎‎</w:t>
      </w:r>
      <w:r w:rsidRPr="00D232DF">
        <w:rPr>
          <w:rFonts w:asciiTheme="majorBidi" w:hAnsiTheme="majorBidi" w:cstheme="majorBidi"/>
          <w:sz w:val="24"/>
          <w:szCs w:val="24"/>
        </w:rPr>
        <w:t xml:space="preserve">of 0.00001. </w:t>
      </w:r>
      <w:r w:rsidR="00684E8B" w:rsidRPr="00D232DF">
        <w:rPr>
          <w:rFonts w:asciiTheme="majorBidi" w:hAnsiTheme="majorBidi" w:cstheme="majorBidi"/>
          <w:sz w:val="24"/>
          <w:szCs w:val="24"/>
        </w:rPr>
        <w:t>It</w:t>
      </w:r>
      <w:r w:rsidRPr="00D232DF">
        <w:rPr>
          <w:rFonts w:asciiTheme="majorBidi" w:hAnsiTheme="majorBidi" w:cstheme="majorBidi"/>
          <w:sz w:val="24"/>
          <w:szCs w:val="24"/>
        </w:rPr>
        <w:t xml:space="preserve"> is involved in </w:t>
      </w:r>
      <w:r w:rsidR="00684E8B" w:rsidRPr="00D232DF">
        <w:rPr>
          <w:rFonts w:asciiTheme="majorBidi" w:hAnsiTheme="majorBidi" w:cstheme="majorBidi"/>
          <w:sz w:val="24"/>
          <w:szCs w:val="24"/>
        </w:rPr>
        <w:t xml:space="preserve">the </w:t>
      </w:r>
      <w:r w:rsidRPr="00D232DF">
        <w:rPr>
          <w:rFonts w:asciiTheme="majorBidi" w:hAnsiTheme="majorBidi" w:cstheme="majorBidi"/>
          <w:sz w:val="24"/>
          <w:szCs w:val="24"/>
        </w:rPr>
        <w:t xml:space="preserve">Hippo signaling pathway, in which the activation of the latter may affect neurodegeneration of the brain </w:t>
      </w:r>
      <w:r w:rsidR="00240F4F" w:rsidRPr="00D232DF">
        <w:rPr>
          <w:rFonts w:asciiTheme="majorBidi" w:hAnsiTheme="majorBidi" w:cstheme="majorBidi"/>
          <w:sz w:val="24"/>
          <w:szCs w:val="24"/>
        </w:rPr>
        <w:t>‎</w:t>
      </w:r>
      <w:r w:rsidR="00240F4F"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{"citationItems":[{"id":"ITEM-1","itemData":{"DOI":"10.1038/s41598-018-29319-4","ISSN":"2045-2322","author":[{"dropping-particle":"","family":"Mueller","given":"Kaly A.","non-dropping-particle":"","parse-names":false,"suffix":""},{"dropping-particle":"","family":"Glajch","given":"Kelly E.","non-dropping-particle":"","parse-names":false,"suffix":""},{"dropping-particle":"","family":"Huizenga","given":"Megan N.","non-dropping-particle":"","parse-names":false,"suffix":""},{"dropping-particle":"","family":"Wilson","given":"Remi A.","non-dropping-particle":"","parse-names":false,"suffix":""},{"dropping-particle":"","family":"Granucci","given":"Eric J.","non-dropping-particle":"","parse-names":false,"suffix":""},{"dropping-particle":"","family":"Dios","given":"Amanda M.","non-dropping-particle":"","parse-names":false,"suffix":""},{"dropping-particle":"","family":"Tousley","given":"Adelaide R.","non-dropping-particle":"","parse-names":false,"suffix":""},{"dropping-particle":"","family":"Iuliano","given":"Maria","non-dropping-particle":"","parse-names":false,"suffix":""},{"dropping-particle":"","family":"Weisman","given":"Elizabeth","non-dropping-particle":"","parse-names":false,"suffix":""},{"dropping-particle":"","family":"LaQuaglia","given":"Michael J.","non-dropping-particle":"","parse-names":false,"suffix":""},{"dropping-particle":"","family":"DiFiglia","given":"Marian","non-dropping-particle":"","parse-names":false,"suffix":""},{"dropping-particle":"","family":"Kegel-Gleason","given":"Kimberly","non-dropping-particle":"","parse-names":false,"suffix":""},{"dropping-particle":"","family":"Vakili","given":"Khashayar","non-dropping-particle":"","parse-names":false,"suffix":""},{"dropping-particle":"","family":"Sadri-Vakili","given":"Ghazaleh","non-dropping-particle":"","parse-names":false,"suffix":""}],"container-title":"Scientific Reports","id":"ITEM-1","issue":"1","issued":{"date-parts":[["2018","12","27"]]},"page":"11355","title":"Hippo signaling pathway dysregulation in human Huntington’s disease brain and neuronal stem cells","type":"article-journal","volume":"8"},"uris":["http://www.mendeley.com/documents/?uuid=0ed30242-a817-479b-8d13-d603eafb901a"]}],"mendeley":{"formattedCitation":"(32)","plainTextFormattedCitation":"(32)","previouslyFormattedCitation":"(33)"},"properties":{"noteIndex":0},"schema":"https://github.com/citation-style-language/schema/raw/master/csl-citation.json"}</w:instrText>
      </w:r>
      <w:r w:rsidR="00240F4F"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(32)</w:t>
      </w:r>
      <w:r w:rsidR="00240F4F"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xml:space="preserve">. </w:t>
      </w:r>
      <w:r w:rsidR="00760BCF" w:rsidRPr="00D232DF">
        <w:rPr>
          <w:rFonts w:asciiTheme="majorBidi" w:hAnsiTheme="majorBidi" w:cstheme="majorBidi"/>
          <w:sz w:val="24"/>
          <w:szCs w:val="24"/>
        </w:rPr>
        <w:t xml:space="preserve">The loss of YAP1 may have the potential as a clinical marker for predicting neuroendocrine ‎features and chemosensitivity </w:t>
      </w:r>
      <w:r w:rsidR="00B37476"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{"citationItems":[{"id":"ITEM-1","itemData":{"DOI":"10.1111/CAS.13013","PMID":"27418196","abstract":"YAP1, the main Hippo pathway effector, is a potent oncogene and is overexpressed in non-small-cell lung cancer (NSCLC); however, the YAP1 expression pattern in small-cell lung cancer (SCLC) has not yet been elucidated in detail. We report that the loss of YAP1 is a special feature of high-grade neuroendocrine lung tumors. A hierarchical cluster analysis of 15 high-grade neuroendocrine tumor cell lines containing 14 SCLC cell lines that depended on the genes of Hippo pathway molecules and neuroendocrine markers clearly classified these lines into two groups: the YAP1-negative and neuroendocrine marker-positive group (n = 11), and the YAP1-positive and neuroendocrine marker-negative group (n = 4). Among the 41 NSCLC cell lines examined, the loss of YAP1 was only observed in one cell line showing the strong expression of neuroendocrine markers. Immunostaining for YAP1, using the sections of 189 NSCLC, 41 SCLC, and 30 large cell neuroendocrine carcinoma (LCNEC) cases, revealed that the loss of YAP1 was common in SCLC (40/41, 98%) and LCNEC (18/30, 60%), but was rare in NSCLC (6/189, 3%). Among the SCLC and LCNEC cases tested, the loss of YAP1 correlated with the expression of neuroendocrine markers, and a survival analysis revealed that YAP1-negative cases were more chemosensitive than YAP1-positive cases. Chemosensitivity test for cisplatin using YAP1-positive/YAP1-negative SCLC cell lines also showed compatible results. YAP1-sh-mediated knockdown induced the neuroendocrine marker RAB3a, which suggested the possible involvement of YAP1 in the regulation of neuroendocrine differentiation. Thus, we showed that the loss of YAP1 has potential as a clinical marker for predicting neuroendocrine features and chemosensitivity.","author":[{"dropping-particle":"","family":"Ito","given":"Takeshi","non-dropping-particle":"","parse-names":false,"suffix":""},{"dropping-particle":"","family":"Matsubara","given":"Daisuke","non-dropping-particle":"","parse-names":false,"suffix":""},{"dropping-particle":"","family":"Tanaka","given":"Ichidai","non-dropping-particle":"","parse-names":false,"suffix":""},{"dropping-particle":"","family":"Makiya","given":"Kanae","non-dropping-particle":"","parse-names":false,"suffix":""},{"dropping-particle":"","family":"Tanei","given":"Zen‐ichi","non-dropping-particle":"","parse-names":false,"suffix":""},{"dropping-particle":"","family":"Kumagai","given":"Yuki","non-dropping-particle":"","parse-names":false,"suffix":""},{"dropping-particle":"","family":"Shiu","given":"Shu‐Jen","non-dropping-particle":"","parse-names":false,"suffix":""},{"dropping-particle":"","family":"Nakaoka","given":"Hiroki J.","non-dropping-particle":"","parse-names":false,"suffix":""},{"dropping-particle":"","family":"Ishikawa","given":"Shumpei","non-dropping-particle":"","parse-names":false,"suffix":""},{"dropping-particle":"","family":"Isagawa","given":"Takayuki","non-dropping-particle":"","parse-names":false,"suffix":""},{"dropping-particle":"","family":"Morikawa","given":"Teppei","non-dropping-particle":"","parse-names":false,"suffix":""},{"dropping-particle":"","family":"Shinozaki‐Ushiku","given":"Aya","non-dropping-particle":"","parse-names":false,"suffix":""},{"dropping-particle":"","family":"Goto","given":"Yasushi","non-dropping-particle":"","parse-names":false,"suffix":""},{"dropping-particle":"","family":"Nakano","given":"Tomoyuki","non-dropping-particle":"","parse-names":false,"suffix":""},{"dropping-particle":"","family":"Tsuchiya","given":"Takehiro","non-dropping-particle":"","parse-names":false,"suffix":""},{"dropping-particle":"","family":"Tsubochi","given":"Hiroyoshi","non-dropping-particle":"","parse-names":false,"suffix":""},{"dropping-particle":"","family":"Komura","given":"Daisuke","non-dropping-particle":"","parse-names":false,"suffix":""},{"dropping-particle":"","family":"Aburatani","given":"Hiroyuki","non-dropping-particle":"","parse-names":false,"suffix":""},{"dropping-particle":"","family":"Dobashi","given":"Yoh","non-dropping-particle":"","parse-names":false,"suffix":""},{"dropping-particle":"","family":"Nakajima","given":"Jun","non-dropping-particle":"","parse-names":false,"suffix":""},{"dropping-particle":"","family":"Endo","given":"Shunsuke","non-dropping-particle":"","parse-names":false,"suffix":""},{"dropping-particle":"","family":"Fukayama","given":"Masashi","non-dropping-particle":"","parse-names":false,"suffix":""},{"dropping-particle":"","family":"Sekido","given":"Yoshitaka","non-dropping-particle":"","parse-names":false,"suffix":""},{"dropping-particle":"","family":"Niki","given":"Toshiro","non-dropping-particle":"","parse-names":false,"suffix":""},{"dropping-particle":"","family":"Murakami","given":"Yoshinori","non-dropping-particle":"","parse-names":false,"suffix":""}],"container-title":"Cancer Science","id":"ITEM-1","issue":"10","issued":{"date-parts":[["2016","10"]]},"page":"1527","publisher":"Wiley-Blackwell","title":"Loss of YAP1 defines neuroendocrine differentiation of lung tumors","type":"article-journal","volume":"107"},"uris":["http://www.mendeley.com/documents/?uuid=71b29ded-dd77-301c-a565-89c001bd3044","http://www.mendeley.com/documents/?uuid=bc4c85be-183f-438d-aa7c-e397c3c5b2ce"]}],"mendeley":{"formattedCitation":"(33)","plainTextFormattedCitation":"(33)","previouslyFormattedCitation":"(34)"},"properties":{"noteIndex":0},"schema":"https://github.com/citation-style-language/schema/raw/master/csl-citation.json"}</w:instrText>
      </w:r>
      <w:r w:rsidR="00B37476"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(33)</w:t>
      </w:r>
      <w:r w:rsidR="00B37476"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xml:space="preserve">. </w:t>
      </w:r>
      <w:r w:rsidR="00760BCF" w:rsidRPr="00D232DF">
        <w:rPr>
          <w:rFonts w:asciiTheme="majorBidi" w:hAnsiTheme="majorBidi" w:cstheme="majorBidi"/>
          <w:sz w:val="24"/>
          <w:szCs w:val="24"/>
        </w:rPr>
        <w:t xml:space="preserve">The R-HSA-6804759 (Regulation of TP53 activity through association with co-factors) ‎pathway was upregulated with a significant </w:t>
      </w:r>
      <w:r w:rsidR="00C33FF8" w:rsidRPr="00D232DF">
        <w:rPr>
          <w:rFonts w:asciiTheme="majorBidi" w:hAnsiTheme="majorBidi" w:cstheme="majorBidi"/>
          <w:sz w:val="24"/>
          <w:szCs w:val="24"/>
        </w:rPr>
        <w:t>FDR (</w:t>
      </w:r>
      <w:r w:rsidR="00760BCF" w:rsidRPr="00D232DF">
        <w:rPr>
          <w:rFonts w:asciiTheme="majorBidi" w:hAnsiTheme="majorBidi" w:cstheme="majorBidi"/>
          <w:sz w:val="24"/>
          <w:szCs w:val="24"/>
        </w:rPr>
        <w:t>0.004)</w:t>
      </w:r>
      <w:r w:rsidR="00C33FF8" w:rsidRPr="00D232DF">
        <w:rPr>
          <w:rFonts w:asciiTheme="majorBidi" w:hAnsiTheme="majorBidi" w:cstheme="majorBidi"/>
          <w:sz w:val="24"/>
          <w:szCs w:val="24"/>
        </w:rPr>
        <w:t>, where</w:t>
      </w:r>
      <w:r w:rsidR="00760BCF" w:rsidRPr="00D232DF">
        <w:rPr>
          <w:rFonts w:asciiTheme="majorBidi" w:hAnsiTheme="majorBidi" w:cstheme="majorBidi"/>
          <w:sz w:val="24"/>
          <w:szCs w:val="24"/>
        </w:rPr>
        <w:t xml:space="preserve"> 13 proteins were involved. High levels of p53 protein encoded by TP53 were </w:t>
      </w:r>
      <w:r w:rsidR="00760BCF" w:rsidRPr="00D232DF">
        <w:rPr>
          <w:rFonts w:asciiTheme="majorBidi" w:hAnsiTheme="majorBidi" w:cstheme="majorBidi"/>
          <w:sz w:val="24"/>
          <w:szCs w:val="24"/>
        </w:rPr>
        <w:lastRenderedPageBreak/>
        <w:t xml:space="preserve">correlated with nerve </w:t>
      </w:r>
      <w:r w:rsidR="00684E8B" w:rsidRPr="00D232DF">
        <w:rPr>
          <w:rFonts w:asciiTheme="majorBidi" w:hAnsiTheme="majorBidi" w:cstheme="majorBidi"/>
          <w:sz w:val="24"/>
          <w:szCs w:val="24"/>
        </w:rPr>
        <w:t>cell</w:t>
      </w:r>
      <w:r w:rsidR="00760BCF" w:rsidRPr="00D232DF">
        <w:rPr>
          <w:rFonts w:asciiTheme="majorBidi" w:hAnsiTheme="majorBidi" w:cstheme="majorBidi"/>
          <w:sz w:val="24"/>
          <w:szCs w:val="24"/>
        </w:rPr>
        <w:t xml:space="preserve"> apoptosis and neural damage </w:t>
      </w:r>
      <w:r w:rsidR="00240F4F" w:rsidRPr="00D232DF">
        <w:rPr>
          <w:rFonts w:asciiTheme="majorBidi" w:hAnsiTheme="majorBidi" w:cstheme="majorBidi"/>
          <w:sz w:val="24"/>
          <w:szCs w:val="24"/>
        </w:rPr>
        <w:t>‎</w:t>
      </w:r>
      <w:r w:rsidR="00240F4F"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{"citationItems":[{"id":"ITEM-1","itemData":{"DOI":"10.1159/000329999","ISSN":"1660-2862","PMID":"22042001","abstract":"BACKGROUND p53 plays an important role in many areas of cellular physiology and biology, ranging from cellular development and differentiation to cell cycle arrest and apoptosis. Many of its functions are attributed to its role in assuring proper cellular division. However, since the establishment of its role in cell cycle arrest, damage repair, and apoptosis (thus also establishing its importance in cancer development), numerous reports have demonstrated additional functions of p53 in various cells. In particular, p53 appears to have important functions as it relates to neurodegeneration and synaptic plasticity. OBJECTIVE In this review, we will address p53 functions as it relates to various neurodegenerative diseases, mainly its implications in the development of HIV-associated neurocognitive disorders. CONCLUSION p53 plays a pivotal role in the development of neurodegenerative diseases through its interaction with cellular factors, viral factors, and/or small RNAs that have the ability to promote the development of these diseases. Hence, inhibition of p53 may present an ideal target to restore neuronal functions.","author":[{"dropping-particle":"","family":"Chang","given":"J Robert","non-dropping-particle":"","parse-names":false,"suffix":""},{"dropping-particle":"","family":"Ghafouri","given":"Mohammad","non-dropping-particle":"","parse-names":false,"suffix":""},{"dropping-particle":"","family":"Mukerjee","given":"Ruma","non-dropping-particle":"","parse-names":false,"suffix":""},{"dropping-particle":"","family":"Bagashev","given":"Asen","non-dropping-particle":"","parse-names":false,"suffix":""},{"dropping-particle":"","family":"Chabrashvili","given":"Tinatin","non-dropping-particle":"","parse-names":false,"suffix":""},{"dropping-particle":"","family":"Sawaya","given":"Bassel E","non-dropping-particle":"","parse-names":false,"suffix":""}],"container-title":"Neuro-degenerative diseases","id":"ITEM-1","issue":"2","issued":{"date-parts":[["2012"]]},"page":"68-80","title":"Role of p53 in neurodegenerative diseases.","type":"article-journal","volume":"9"},"uris":["http://www.mendeley.com/documents/?uuid=660c5954-9a5e-45f6-ad18-11dd55e679a4"]}],"mendeley":{"formattedCitation":"(34)","plainTextFormattedCitation":"(34)","previouslyFormattedCitation":"(35)"},"properties":{"noteIndex":0},"schema":"https://github.com/citation-style-language/schema/raw/master/csl-citation.json"}</w:instrText>
      </w:r>
      <w:r w:rsidR="00240F4F"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(34)</w:t>
      </w:r>
      <w:r w:rsidR="00240F4F"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xml:space="preserve">. </w:t>
      </w:r>
      <w:r w:rsidR="00760BCF" w:rsidRPr="00D232DF">
        <w:rPr>
          <w:rFonts w:asciiTheme="majorBidi" w:hAnsiTheme="majorBidi" w:cstheme="majorBidi"/>
          <w:sz w:val="24"/>
          <w:szCs w:val="24"/>
        </w:rPr>
        <w:t xml:space="preserve">R-HSA-389977 </w:t>
      </w:r>
      <w:r w:rsidR="00684E8B" w:rsidRPr="00D232DF">
        <w:rPr>
          <w:rFonts w:asciiTheme="majorBidi" w:hAnsiTheme="majorBidi" w:cstheme="majorBidi"/>
          <w:sz w:val="24"/>
          <w:szCs w:val="24"/>
        </w:rPr>
        <w:t xml:space="preserve">pathway </w:t>
      </w:r>
      <w:r w:rsidR="00760BCF" w:rsidRPr="00D232DF">
        <w:rPr>
          <w:rFonts w:asciiTheme="majorBidi" w:hAnsiTheme="majorBidi" w:cstheme="majorBidi"/>
          <w:sz w:val="24"/>
          <w:szCs w:val="24"/>
        </w:rPr>
        <w:t>(post-chaperonin tubulin folding pathway</w:t>
      </w:r>
      <w:r w:rsidR="00684E8B" w:rsidRPr="00D232DF">
        <w:rPr>
          <w:rFonts w:asciiTheme="majorBidi" w:hAnsiTheme="majorBidi" w:cstheme="majorBidi"/>
          <w:sz w:val="24"/>
          <w:szCs w:val="24"/>
        </w:rPr>
        <w:t>)</w:t>
      </w:r>
      <w:r w:rsidR="00760BCF" w:rsidRPr="00D232DF">
        <w:rPr>
          <w:rFonts w:asciiTheme="majorBidi" w:hAnsiTheme="majorBidi" w:cstheme="majorBidi"/>
          <w:sz w:val="24"/>
          <w:szCs w:val="24"/>
        </w:rPr>
        <w:t xml:space="preserve"> was </w:t>
      </w:r>
      <w:r w:rsidR="00684E8B" w:rsidRPr="00D232DF">
        <w:rPr>
          <w:rFonts w:asciiTheme="majorBidi" w:hAnsiTheme="majorBidi" w:cstheme="majorBidi"/>
          <w:sz w:val="24"/>
          <w:szCs w:val="24"/>
        </w:rPr>
        <w:t xml:space="preserve">also </w:t>
      </w:r>
      <w:r w:rsidR="00760BCF" w:rsidRPr="00D232DF">
        <w:rPr>
          <w:rFonts w:asciiTheme="majorBidi" w:hAnsiTheme="majorBidi" w:cstheme="majorBidi"/>
          <w:sz w:val="24"/>
          <w:szCs w:val="24"/>
        </w:rPr>
        <w:t>downregulated with an FDR value of 0.006. Other ‎pathways, including R-HSA-351143 (agmatine biosynthesis), were reported for downregulation</w:t>
      </w:r>
      <w:r w:rsidR="00394760" w:rsidRPr="00D232DF">
        <w:rPr>
          <w:rFonts w:asciiTheme="majorBidi" w:hAnsiTheme="majorBidi" w:cstheme="majorBidi"/>
          <w:sz w:val="24"/>
          <w:szCs w:val="24"/>
        </w:rPr>
        <w:t>; it</w:t>
      </w:r>
      <w:r w:rsidR="00684E8B" w:rsidRPr="00D232DF">
        <w:rPr>
          <w:rFonts w:asciiTheme="majorBidi" w:hAnsiTheme="majorBidi" w:cstheme="majorBidi"/>
          <w:sz w:val="24"/>
          <w:szCs w:val="24"/>
        </w:rPr>
        <w:t xml:space="preserve"> </w:t>
      </w:r>
      <w:r w:rsidR="00394760" w:rsidRPr="00D232DF">
        <w:rPr>
          <w:rFonts w:asciiTheme="majorBidi" w:hAnsiTheme="majorBidi" w:cstheme="majorBidi"/>
          <w:sz w:val="24"/>
          <w:szCs w:val="24"/>
        </w:rPr>
        <w:t xml:space="preserve">is </w:t>
      </w:r>
      <w:r w:rsidR="00684E8B" w:rsidRPr="00D232DF">
        <w:rPr>
          <w:rFonts w:asciiTheme="majorBidi" w:hAnsiTheme="majorBidi" w:cstheme="majorBidi"/>
          <w:sz w:val="24"/>
          <w:szCs w:val="24"/>
        </w:rPr>
        <w:t xml:space="preserve">known </w:t>
      </w:r>
      <w:r w:rsidR="00760BCF" w:rsidRPr="00D232DF">
        <w:rPr>
          <w:rFonts w:asciiTheme="majorBidi" w:hAnsiTheme="majorBidi" w:cstheme="majorBidi"/>
          <w:sz w:val="24"/>
          <w:szCs w:val="24"/>
        </w:rPr>
        <w:t xml:space="preserve">that agmatine binds to several target receptors in the brain ‎and has been proposed as a novel neuromodulator </w:t>
      </w:r>
      <w:r w:rsidR="00240F4F" w:rsidRPr="00D232DF">
        <w:rPr>
          <w:rFonts w:asciiTheme="majorBidi" w:hAnsiTheme="majorBidi" w:cstheme="majorBidi"/>
          <w:sz w:val="24"/>
          <w:szCs w:val="24"/>
        </w:rPr>
        <w:t>‎</w:t>
      </w:r>
      <w:r w:rsidR="00240F4F" w:rsidRPr="00D232DF">
        <w:rPr>
          <w:rFonts w:asciiTheme="majorBidi" w:hAnsiTheme="majorBidi" w:cstheme="majorBidi"/>
          <w:sz w:val="24"/>
          <w:szCs w:val="24"/>
        </w:rPr>
        <w:fldChar w:fldCharType="begin" w:fldLock="1"/>
      </w:r>
      <w:r w:rsidR="008F2674" w:rsidRPr="00D232DF">
        <w:rPr>
          <w:rFonts w:asciiTheme="majorBidi" w:hAnsiTheme="majorBidi" w:cstheme="majorBidi"/>
          <w:sz w:val="24"/>
          <w:szCs w:val="24"/>
        </w:rPr>
        <w:instrText>ADDIN CSL_CITATION {"citationItems":[{"id":"ITEM-1","itemData":{"DOI":"10.1016/J.EURONEURO.2016.10.013","ISSN":"0924-977X","abstract":"Major depressive disorder is the most common psychiatric disorder with lifetime prevalence of up to 20% worldwide. It is responsible for more years lost to disability than any other disorder. Despite the fact that current available antidepressant drugs are safe and effective, they are far from ideal. In addition to the need to administer the drugs for weeks or months to obtain clinical benefit, side effects are still a serious problem. Agmatine is an endogenous polyamine synthesized by the enzyme arginine decarboxylase. It modulates several receptors and is considered as a neuromodulator in the brain. In this review, studies demonstrating the antidepressant effects of agmatine are presented and discussed, as well as, the mechanisms of action related to these effects. Also, the potential beneficial effects of agmatine for the treatment of other neurological disorders are presented. In particular, we provide evidence to encourage future clinical studies investigating agmatine as a novel antidepressant drug.","author":[{"dropping-particle":"","family":"Freitas","given":"Andiara E.","non-dropping-particle":"","parse-names":false,"suffix":""},{"dropping-particle":"","family":"Neis","given":"Vivian B.","non-dropping-particle":"","parse-names":false,"suffix":""},{"dropping-particle":"","family":"Rodrigues","given":"Ana Lúcia S.","non-dropping-particle":"","parse-names":false,"suffix":""}],"container-title":"European Neuropsychopharmacology","id":"ITEM-1","issue":"12","issued":{"date-parts":[["2016","12"]]},"page":"1885-1899","publisher":"Elsevier","title":"Agmatine, a potential novel therapeutic strategy for depression","type":"article-journal","volume":"26"},"uris":["http://www.mendeley.com/documents/?uuid=8f7b5ab1-fde0-33a7-a687-4619b1174442","http://www.mendeley.com/documents/?uuid=81d34f28-cfdb-48d9-ae6d-80a844f5a7d4"]}],"mendeley":{"formattedCitation":"(35)","plainTextFormattedCitation":"(35)","previouslyFormattedCitation":"(36)"},"properties":{"noteIndex":0},"schema":"https://github.com/citation-style-language/schema/raw/master/csl-citation.json"}</w:instrText>
      </w:r>
      <w:r w:rsidR="00240F4F" w:rsidRPr="00D232DF">
        <w:rPr>
          <w:rFonts w:asciiTheme="majorBidi" w:hAnsiTheme="majorBidi" w:cstheme="majorBidi"/>
          <w:sz w:val="24"/>
          <w:szCs w:val="24"/>
        </w:rPr>
        <w:fldChar w:fldCharType="separate"/>
      </w:r>
      <w:r w:rsidR="008F2674" w:rsidRPr="00D232DF">
        <w:rPr>
          <w:rFonts w:asciiTheme="majorBidi" w:hAnsiTheme="majorBidi" w:cstheme="majorBidi"/>
          <w:noProof/>
          <w:sz w:val="24"/>
          <w:szCs w:val="24"/>
        </w:rPr>
        <w:t>(35)</w:t>
      </w:r>
      <w:r w:rsidR="00240F4F" w:rsidRPr="00D232DF">
        <w:rPr>
          <w:rFonts w:asciiTheme="majorBidi" w:hAnsiTheme="majorBidi" w:cstheme="majorBidi"/>
          <w:sz w:val="24"/>
          <w:szCs w:val="24"/>
        </w:rPr>
        <w:fldChar w:fldCharType="end"/>
      </w:r>
      <w:r w:rsidR="00240F4F" w:rsidRPr="00D232DF">
        <w:rPr>
          <w:rFonts w:asciiTheme="majorBidi" w:hAnsiTheme="majorBidi" w:cstheme="majorBidi"/>
          <w:sz w:val="24"/>
          <w:szCs w:val="24"/>
        </w:rPr>
        <w:t xml:space="preserve">. </w:t>
      </w:r>
    </w:p>
    <w:p w14:paraId="5262322D" w14:textId="2E1FDF9C" w:rsidR="00E66DA8" w:rsidRPr="00D232DF" w:rsidRDefault="00E66DA8" w:rsidP="00E66DA8">
      <w:pPr>
        <w:pStyle w:val="Heading2"/>
        <w:spacing w:line="480" w:lineRule="auto"/>
        <w:rPr>
          <w:color w:val="auto"/>
          <w:sz w:val="28"/>
          <w:szCs w:val="24"/>
        </w:rPr>
      </w:pPr>
      <w:r w:rsidRPr="00D232DF">
        <w:rPr>
          <w:color w:val="auto"/>
          <w:sz w:val="28"/>
          <w:szCs w:val="24"/>
        </w:rPr>
        <w:t>Biological Pathways Enriched Mutually between NDs</w:t>
      </w:r>
      <w:r w:rsidR="009C12F0" w:rsidRPr="00D232DF">
        <w:rPr>
          <w:color w:val="auto"/>
          <w:sz w:val="28"/>
          <w:szCs w:val="24"/>
        </w:rPr>
        <w:t>: Neuroinflammation and Cancer</w:t>
      </w:r>
    </w:p>
    <w:p w14:paraId="4615ABF1" w14:textId="538B19D6" w:rsidR="006E05F0" w:rsidRPr="00D232DF" w:rsidRDefault="002A38E7" w:rsidP="00AF3297">
      <w:pPr>
        <w:spacing w:line="480" w:lineRule="auto"/>
        <w:ind w:firstLine="360"/>
        <w:rPr>
          <w:rFonts w:asciiTheme="majorBidi" w:hAnsiTheme="majorBidi" w:cstheme="majorBidi"/>
          <w:sz w:val="24"/>
          <w:szCs w:val="24"/>
        </w:rPr>
      </w:pPr>
      <w:r w:rsidRPr="00D232DF">
        <w:rPr>
          <w:rFonts w:asciiTheme="majorBidi" w:hAnsiTheme="majorBidi" w:cstheme="majorBidi"/>
          <w:sz w:val="24"/>
          <w:szCs w:val="24"/>
        </w:rPr>
        <w:t xml:space="preserve">As shown in </w:t>
      </w:r>
      <w:r w:rsidR="009C1E98" w:rsidRPr="00D232DF">
        <w:rPr>
          <w:rFonts w:asciiTheme="majorBidi" w:hAnsiTheme="majorBidi" w:cstheme="majorBidi"/>
          <w:sz w:val="24"/>
          <w:szCs w:val="24"/>
        </w:rPr>
        <w:t>Fig.</w:t>
      </w:r>
      <w:r w:rsidRPr="00D232DF">
        <w:rPr>
          <w:rFonts w:asciiTheme="majorBidi" w:hAnsiTheme="majorBidi" w:cstheme="majorBidi"/>
          <w:sz w:val="24"/>
          <w:szCs w:val="24"/>
        </w:rPr>
        <w:t xml:space="preserve"> </w:t>
      </w:r>
      <w:r w:rsidR="0089388A" w:rsidRPr="00D232DF">
        <w:rPr>
          <w:rFonts w:asciiTheme="majorBidi" w:hAnsiTheme="majorBidi" w:cstheme="majorBidi"/>
          <w:sz w:val="24"/>
          <w:szCs w:val="24"/>
        </w:rPr>
        <w:t>2</w:t>
      </w:r>
      <w:r w:rsidRPr="00D232DF">
        <w:rPr>
          <w:rFonts w:asciiTheme="majorBidi" w:hAnsiTheme="majorBidi" w:cstheme="majorBidi"/>
          <w:sz w:val="24"/>
          <w:szCs w:val="24"/>
        </w:rPr>
        <w:t xml:space="preserve"> and </w:t>
      </w:r>
      <w:r w:rsidR="00C91648" w:rsidRPr="00D232DF">
        <w:rPr>
          <w:rFonts w:asciiTheme="majorBidi" w:hAnsiTheme="majorBidi" w:cstheme="majorBidi"/>
          <w:sz w:val="24"/>
          <w:szCs w:val="24"/>
        </w:rPr>
        <w:t>T</w:t>
      </w:r>
      <w:r w:rsidRPr="00D232DF">
        <w:rPr>
          <w:rFonts w:asciiTheme="majorBidi" w:hAnsiTheme="majorBidi" w:cstheme="majorBidi"/>
          <w:sz w:val="24"/>
          <w:szCs w:val="24"/>
        </w:rPr>
        <w:t xml:space="preserve">able </w:t>
      </w:r>
      <w:r w:rsidR="0089388A" w:rsidRPr="00D232DF">
        <w:rPr>
          <w:rFonts w:asciiTheme="majorBidi" w:hAnsiTheme="majorBidi" w:cstheme="majorBidi"/>
          <w:sz w:val="24"/>
          <w:szCs w:val="24"/>
        </w:rPr>
        <w:t>2</w:t>
      </w:r>
      <w:r w:rsidRPr="00D232DF">
        <w:rPr>
          <w:rFonts w:asciiTheme="majorBidi" w:hAnsiTheme="majorBidi" w:cstheme="majorBidi"/>
          <w:sz w:val="24"/>
          <w:szCs w:val="24"/>
        </w:rPr>
        <w:t xml:space="preserve">, </w:t>
      </w:r>
      <w:r w:rsidR="00056054" w:rsidRPr="00D232DF">
        <w:rPr>
          <w:rFonts w:asciiTheme="majorBidi" w:hAnsiTheme="majorBidi" w:cstheme="majorBidi"/>
          <w:sz w:val="24"/>
          <w:szCs w:val="24"/>
        </w:rPr>
        <w:t>nine</w:t>
      </w:r>
      <w:r w:rsidRPr="00D232DF">
        <w:rPr>
          <w:rFonts w:asciiTheme="majorBidi" w:hAnsiTheme="majorBidi" w:cstheme="majorBidi"/>
          <w:sz w:val="24"/>
          <w:szCs w:val="24"/>
        </w:rPr>
        <w:t xml:space="preserve"> pathways were found </w:t>
      </w:r>
      <w:r w:rsidR="00D232DF">
        <w:rPr>
          <w:rFonts w:asciiTheme="majorBidi" w:hAnsiTheme="majorBidi" w:cstheme="majorBidi"/>
          <w:sz w:val="24"/>
          <w:szCs w:val="24"/>
        </w:rPr>
        <w:t xml:space="preserve">exclusively </w:t>
      </w:r>
      <w:r w:rsidRPr="00D232DF">
        <w:rPr>
          <w:rFonts w:asciiTheme="majorBidi" w:hAnsiTheme="majorBidi" w:cstheme="majorBidi"/>
          <w:sz w:val="24"/>
          <w:szCs w:val="24"/>
        </w:rPr>
        <w:t xml:space="preserve">mutual between AD and PD, 14 pathways were mutual between PD and HD, and </w:t>
      </w:r>
      <w:r w:rsidR="00D232DF">
        <w:rPr>
          <w:rFonts w:asciiTheme="majorBidi" w:hAnsiTheme="majorBidi" w:cstheme="majorBidi"/>
          <w:sz w:val="24"/>
          <w:szCs w:val="24"/>
        </w:rPr>
        <w:t>six</w:t>
      </w:r>
      <w:r w:rsidRPr="00D232DF">
        <w:rPr>
          <w:rFonts w:asciiTheme="majorBidi" w:hAnsiTheme="majorBidi" w:cstheme="majorBidi"/>
          <w:sz w:val="24"/>
          <w:szCs w:val="24"/>
        </w:rPr>
        <w:t xml:space="preserve"> pathways were mutual between AD and HD</w:t>
      </w:r>
      <w:r w:rsidR="0003452F" w:rsidRPr="00D232DF">
        <w:rPr>
          <w:rFonts w:asciiTheme="majorBidi" w:hAnsiTheme="majorBidi" w:cstheme="majorBidi"/>
          <w:sz w:val="24"/>
          <w:szCs w:val="24"/>
        </w:rPr>
        <w:t xml:space="preserve"> only</w:t>
      </w:r>
      <w:r w:rsidRPr="00D232DF">
        <w:rPr>
          <w:rFonts w:asciiTheme="majorBidi" w:hAnsiTheme="majorBidi" w:cstheme="majorBidi"/>
          <w:sz w:val="24"/>
          <w:szCs w:val="24"/>
        </w:rPr>
        <w:t xml:space="preserve">. </w:t>
      </w:r>
      <w:r w:rsidR="00D232DF">
        <w:rPr>
          <w:rFonts w:asciiTheme="majorBidi" w:hAnsiTheme="majorBidi" w:cstheme="majorBidi"/>
          <w:sz w:val="24"/>
          <w:szCs w:val="24"/>
        </w:rPr>
        <w:t>Moreover, t</w:t>
      </w:r>
      <w:r w:rsidRPr="00D232DF">
        <w:rPr>
          <w:rFonts w:asciiTheme="majorBidi" w:hAnsiTheme="majorBidi" w:cstheme="majorBidi"/>
          <w:sz w:val="24"/>
          <w:szCs w:val="24"/>
        </w:rPr>
        <w:t xml:space="preserve">hree distinct pathways were </w:t>
      </w:r>
      <w:r w:rsidR="00394760" w:rsidRPr="00D232DF">
        <w:rPr>
          <w:rFonts w:asciiTheme="majorBidi" w:hAnsiTheme="majorBidi" w:cstheme="majorBidi"/>
          <w:sz w:val="24"/>
          <w:szCs w:val="24"/>
        </w:rPr>
        <w:t>shared</w:t>
      </w:r>
      <w:r w:rsidRPr="00D232DF">
        <w:rPr>
          <w:rFonts w:asciiTheme="majorBidi" w:hAnsiTheme="majorBidi" w:cstheme="majorBidi"/>
          <w:sz w:val="24"/>
          <w:szCs w:val="24"/>
        </w:rPr>
        <w:t xml:space="preserve"> between the three neurodegenerative diseases that were found to be related to immune system regulation and cancer</w:t>
      </w:r>
      <w:r w:rsidR="00BE79EB" w:rsidRPr="00D232DF">
        <w:rPr>
          <w:rFonts w:asciiTheme="majorBidi" w:hAnsiTheme="majorBidi" w:cstheme="majorBidi"/>
          <w:sz w:val="24"/>
          <w:szCs w:val="24"/>
        </w:rPr>
        <w:t xml:space="preserve"> (‎Supplementary Table </w:t>
      </w:r>
      <w:r w:rsidR="001A6E7A" w:rsidRPr="00D232DF">
        <w:rPr>
          <w:rFonts w:asciiTheme="majorBidi" w:hAnsiTheme="majorBidi" w:cstheme="majorBidi"/>
          <w:sz w:val="24"/>
          <w:szCs w:val="24"/>
        </w:rPr>
        <w:t>S</w:t>
      </w:r>
      <w:r w:rsidR="0089388A" w:rsidRPr="00D232DF">
        <w:rPr>
          <w:rFonts w:asciiTheme="majorBidi" w:hAnsiTheme="majorBidi" w:cstheme="majorBidi"/>
          <w:sz w:val="24"/>
          <w:szCs w:val="24"/>
        </w:rPr>
        <w:t>1</w:t>
      </w:r>
      <w:r w:rsidR="001A6E7A" w:rsidRPr="00D232DF">
        <w:rPr>
          <w:rFonts w:asciiTheme="majorBidi" w:hAnsiTheme="majorBidi" w:cstheme="majorBidi"/>
          <w:sz w:val="24"/>
          <w:szCs w:val="24"/>
        </w:rPr>
        <w:t>.4</w:t>
      </w:r>
      <w:r w:rsidR="00BE79EB" w:rsidRPr="00D232DF">
        <w:rPr>
          <w:rFonts w:asciiTheme="majorBidi" w:hAnsiTheme="majorBidi" w:cstheme="majorBidi"/>
          <w:sz w:val="24"/>
          <w:szCs w:val="24"/>
        </w:rPr>
        <w:t xml:space="preserve">, Additional File </w:t>
      </w:r>
      <w:r w:rsidR="0089388A" w:rsidRPr="00D232DF">
        <w:rPr>
          <w:rFonts w:asciiTheme="majorBidi" w:hAnsiTheme="majorBidi" w:cstheme="majorBidi"/>
          <w:sz w:val="24"/>
          <w:szCs w:val="24"/>
        </w:rPr>
        <w:t>1</w:t>
      </w:r>
      <w:r w:rsidR="00BE79EB" w:rsidRPr="00D232DF">
        <w:rPr>
          <w:rFonts w:asciiTheme="majorBidi" w:hAnsiTheme="majorBidi" w:cstheme="majorBidi"/>
          <w:sz w:val="24"/>
          <w:szCs w:val="24"/>
        </w:rPr>
        <w:t>)</w:t>
      </w:r>
      <w:r w:rsidRPr="00D232DF">
        <w:rPr>
          <w:rFonts w:asciiTheme="majorBidi" w:hAnsiTheme="majorBidi" w:cstheme="majorBidi"/>
          <w:sz w:val="24"/>
          <w:szCs w:val="24"/>
        </w:rPr>
        <w:t>.</w:t>
      </w:r>
      <w:r w:rsidR="00FF7A6C" w:rsidRPr="00D232DF">
        <w:rPr>
          <w:rFonts w:asciiTheme="majorBidi" w:hAnsiTheme="majorBidi" w:cstheme="majorBidi"/>
          <w:sz w:val="24"/>
          <w:szCs w:val="24"/>
        </w:rPr>
        <w:t xml:space="preserve"> They are TRAF6 mediated NF-kB activation, RUNX3 regulates BCL2L11 (BIM) transcription, and TAK1 activates </w:t>
      </w:r>
      <w:proofErr w:type="spellStart"/>
      <w:r w:rsidR="00FF7A6C" w:rsidRPr="00D232DF">
        <w:rPr>
          <w:rFonts w:asciiTheme="majorBidi" w:hAnsiTheme="majorBidi" w:cstheme="majorBidi"/>
          <w:sz w:val="24"/>
          <w:szCs w:val="24"/>
        </w:rPr>
        <w:t>NFkB</w:t>
      </w:r>
      <w:proofErr w:type="spellEnd"/>
      <w:r w:rsidR="00FF7A6C" w:rsidRPr="00D232DF">
        <w:rPr>
          <w:rFonts w:asciiTheme="majorBidi" w:hAnsiTheme="majorBidi" w:cstheme="majorBidi"/>
          <w:sz w:val="24"/>
          <w:szCs w:val="24"/>
        </w:rPr>
        <w:t xml:space="preserve"> by phosphorylation and activation of IKKs complex</w:t>
      </w:r>
    </w:p>
    <w:p w14:paraId="2F656789" w14:textId="77777777" w:rsidR="00D232DF" w:rsidRDefault="00D232DF" w:rsidP="00D232DF">
      <w:pPr>
        <w:pStyle w:val="Caption"/>
        <w:spacing w:line="480" w:lineRule="auto"/>
        <w:jc w:val="center"/>
        <w:rPr>
          <w:rFonts w:asciiTheme="majorBidi" w:hAnsiTheme="majorBidi" w:cstheme="majorBidi"/>
          <w:b/>
          <w:color w:val="auto"/>
          <w:sz w:val="24"/>
          <w:szCs w:val="24"/>
        </w:rPr>
      </w:pPr>
      <w:r>
        <w:rPr>
          <w:rFonts w:asciiTheme="majorBidi" w:hAnsiTheme="majorBidi" w:cstheme="majorBidi"/>
          <w:b/>
          <w:noProof/>
          <w:color w:val="auto"/>
          <w:sz w:val="24"/>
          <w:szCs w:val="24"/>
        </w:rPr>
        <w:drawing>
          <wp:inline distT="0" distB="0" distL="0" distR="0" wp14:anchorId="577B8C88" wp14:editId="39CB29D4">
            <wp:extent cx="2425065" cy="2774677"/>
            <wp:effectExtent l="0" t="0" r="635" b="0"/>
            <wp:docPr id="4" name="Picture 4" descr="A diagram of a number of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number of circles&#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10199" t="4718" r="10642" b="4712"/>
                    <a:stretch/>
                  </pic:blipFill>
                  <pic:spPr bwMode="auto">
                    <a:xfrm>
                      <a:off x="0" y="0"/>
                      <a:ext cx="2458464" cy="2812891"/>
                    </a:xfrm>
                    <a:prstGeom prst="rect">
                      <a:avLst/>
                    </a:prstGeom>
                    <a:ln>
                      <a:noFill/>
                    </a:ln>
                    <a:extLst>
                      <a:ext uri="{53640926-AAD7-44D8-BBD7-CCE9431645EC}">
                        <a14:shadowObscured xmlns:a14="http://schemas.microsoft.com/office/drawing/2010/main"/>
                      </a:ext>
                    </a:extLst>
                  </pic:spPr>
                </pic:pic>
              </a:graphicData>
            </a:graphic>
          </wp:inline>
        </w:drawing>
      </w:r>
    </w:p>
    <w:p w14:paraId="6041CDA8" w14:textId="77777777" w:rsidR="00D232DF" w:rsidRPr="00E35D88" w:rsidRDefault="00D232DF" w:rsidP="00D232DF">
      <w:pPr>
        <w:pStyle w:val="Caption"/>
        <w:spacing w:line="480" w:lineRule="auto"/>
        <w:jc w:val="center"/>
        <w:rPr>
          <w:rFonts w:asciiTheme="majorBidi" w:hAnsiTheme="majorBidi" w:cstheme="majorBidi"/>
          <w:color w:val="auto"/>
          <w:sz w:val="24"/>
          <w:szCs w:val="24"/>
        </w:rPr>
      </w:pPr>
      <w:r w:rsidRPr="00E35D88">
        <w:rPr>
          <w:rFonts w:asciiTheme="majorBidi" w:hAnsiTheme="majorBidi" w:cstheme="majorBidi"/>
          <w:b/>
          <w:color w:val="auto"/>
          <w:sz w:val="24"/>
          <w:szCs w:val="24"/>
        </w:rPr>
        <w:lastRenderedPageBreak/>
        <w:t xml:space="preserve">Fig. </w:t>
      </w:r>
      <w:r>
        <w:rPr>
          <w:rFonts w:asciiTheme="majorBidi" w:hAnsiTheme="majorBidi" w:cstheme="majorBidi"/>
          <w:b/>
          <w:color w:val="auto"/>
          <w:sz w:val="24"/>
          <w:szCs w:val="24"/>
        </w:rPr>
        <w:t>2</w:t>
      </w:r>
      <w:r w:rsidRPr="00E35D88">
        <w:rPr>
          <w:rFonts w:asciiTheme="majorBidi" w:hAnsiTheme="majorBidi" w:cstheme="majorBidi"/>
          <w:b/>
          <w:color w:val="auto"/>
          <w:sz w:val="24"/>
          <w:szCs w:val="24"/>
        </w:rPr>
        <w:t>.</w:t>
      </w:r>
      <w:r w:rsidRPr="00E35D88">
        <w:rPr>
          <w:rFonts w:asciiTheme="majorBidi" w:hAnsiTheme="majorBidi" w:cstheme="majorBidi"/>
          <w:color w:val="auto"/>
          <w:sz w:val="24"/>
          <w:szCs w:val="24"/>
        </w:rPr>
        <w:t xml:space="preserve"> Exclusive and mutually enriched pathways in AD, PD, and HD</w:t>
      </w:r>
    </w:p>
    <w:p w14:paraId="43884104" w14:textId="4B1C32FA" w:rsidR="00D232DF" w:rsidRPr="00D232DF" w:rsidRDefault="00D232DF" w:rsidP="00D232DF">
      <w:pPr>
        <w:pStyle w:val="Caption"/>
        <w:spacing w:line="480" w:lineRule="auto"/>
        <w:rPr>
          <w:rFonts w:asciiTheme="majorBidi" w:hAnsiTheme="majorBidi" w:cstheme="majorBidi"/>
          <w:i w:val="0"/>
          <w:iCs w:val="0"/>
          <w:color w:val="auto"/>
          <w:sz w:val="24"/>
          <w:szCs w:val="24"/>
        </w:rPr>
      </w:pPr>
      <w:r w:rsidRPr="00D232DF">
        <w:rPr>
          <w:rFonts w:asciiTheme="majorBidi" w:hAnsiTheme="majorBidi" w:cstheme="majorBidi"/>
          <w:i w:val="0"/>
          <w:iCs w:val="0"/>
          <w:color w:val="auto"/>
          <w:sz w:val="24"/>
          <w:szCs w:val="24"/>
        </w:rPr>
        <w:t>Table 2: List of mutual upregulated and downregulated pathways between each pair of NDs in the study</w:t>
      </w:r>
    </w:p>
    <w:tbl>
      <w:tblPr>
        <w:tblStyle w:val="TableGrid"/>
        <w:tblW w:w="9424" w:type="dxa"/>
        <w:tblLook w:val="04A0" w:firstRow="1" w:lastRow="0" w:firstColumn="1" w:lastColumn="0" w:noHBand="0" w:noVBand="1"/>
      </w:tblPr>
      <w:tblGrid>
        <w:gridCol w:w="1817"/>
        <w:gridCol w:w="2474"/>
        <w:gridCol w:w="2654"/>
        <w:gridCol w:w="2479"/>
      </w:tblGrid>
      <w:tr w:rsidR="002D0D1A" w:rsidRPr="002D0D1A" w14:paraId="1E50020B" w14:textId="77777777" w:rsidTr="00FF7A6C">
        <w:trPr>
          <w:trHeight w:val="526"/>
        </w:trPr>
        <w:tc>
          <w:tcPr>
            <w:tcW w:w="1817" w:type="dxa"/>
          </w:tcPr>
          <w:p w14:paraId="6866AB1A" w14:textId="77777777" w:rsidR="002D0D1A" w:rsidRPr="002D0D1A" w:rsidRDefault="002D0D1A" w:rsidP="000222B0">
            <w:pPr>
              <w:spacing w:line="240" w:lineRule="auto"/>
              <w:jc w:val="center"/>
              <w:rPr>
                <w:rFonts w:cs="Times New Roman"/>
                <w:b/>
                <w:bCs/>
                <w:sz w:val="20"/>
                <w:szCs w:val="20"/>
              </w:rPr>
            </w:pPr>
          </w:p>
        </w:tc>
        <w:tc>
          <w:tcPr>
            <w:tcW w:w="2474" w:type="dxa"/>
            <w:shd w:val="clear" w:color="auto" w:fill="auto"/>
            <w:vAlign w:val="center"/>
          </w:tcPr>
          <w:p w14:paraId="66C807E6" w14:textId="502CA367" w:rsidR="002D0D1A" w:rsidRPr="002D0D1A" w:rsidRDefault="002D0D1A" w:rsidP="002D0D1A">
            <w:pPr>
              <w:spacing w:line="240" w:lineRule="auto"/>
              <w:jc w:val="center"/>
              <w:rPr>
                <w:rFonts w:cs="Times New Roman"/>
                <w:b/>
                <w:bCs/>
                <w:sz w:val="20"/>
                <w:szCs w:val="20"/>
              </w:rPr>
            </w:pPr>
            <w:r w:rsidRPr="002D0D1A">
              <w:rPr>
                <w:rFonts w:cs="Times New Roman"/>
                <w:b/>
                <w:bCs/>
                <w:sz w:val="20"/>
                <w:szCs w:val="20"/>
              </w:rPr>
              <w:t>AD intersects PD</w:t>
            </w:r>
          </w:p>
        </w:tc>
        <w:tc>
          <w:tcPr>
            <w:tcW w:w="2654" w:type="dxa"/>
            <w:shd w:val="clear" w:color="auto" w:fill="auto"/>
            <w:vAlign w:val="center"/>
          </w:tcPr>
          <w:p w14:paraId="1E7EB2D8" w14:textId="4929F74C" w:rsidR="002D0D1A" w:rsidRPr="002D0D1A" w:rsidRDefault="002D0D1A" w:rsidP="002D0D1A">
            <w:pPr>
              <w:spacing w:line="240" w:lineRule="auto"/>
              <w:jc w:val="center"/>
              <w:rPr>
                <w:rFonts w:cs="Times New Roman"/>
                <w:b/>
                <w:bCs/>
                <w:sz w:val="20"/>
                <w:szCs w:val="20"/>
              </w:rPr>
            </w:pPr>
            <w:r w:rsidRPr="002D0D1A">
              <w:rPr>
                <w:rFonts w:cs="Times New Roman"/>
                <w:b/>
                <w:bCs/>
                <w:sz w:val="20"/>
                <w:szCs w:val="20"/>
              </w:rPr>
              <w:t>PD intersects HD</w:t>
            </w:r>
          </w:p>
        </w:tc>
        <w:tc>
          <w:tcPr>
            <w:tcW w:w="2479" w:type="dxa"/>
            <w:shd w:val="clear" w:color="auto" w:fill="auto"/>
            <w:vAlign w:val="center"/>
          </w:tcPr>
          <w:p w14:paraId="74FCB8F2" w14:textId="2344C09F" w:rsidR="002D0D1A" w:rsidRPr="002D0D1A" w:rsidRDefault="002D0D1A" w:rsidP="002D0D1A">
            <w:pPr>
              <w:spacing w:line="240" w:lineRule="auto"/>
              <w:jc w:val="center"/>
              <w:rPr>
                <w:rFonts w:cs="Times New Roman"/>
                <w:b/>
                <w:bCs/>
                <w:sz w:val="20"/>
                <w:szCs w:val="20"/>
              </w:rPr>
            </w:pPr>
            <w:r w:rsidRPr="002D0D1A">
              <w:rPr>
                <w:rFonts w:cs="Times New Roman"/>
                <w:b/>
                <w:bCs/>
                <w:sz w:val="20"/>
                <w:szCs w:val="20"/>
              </w:rPr>
              <w:t>AD intersects HD</w:t>
            </w:r>
          </w:p>
        </w:tc>
      </w:tr>
      <w:tr w:rsidR="002D0D1A" w:rsidRPr="002D0D1A" w14:paraId="7E78A0CC" w14:textId="77777777" w:rsidTr="00FF7A6C">
        <w:trPr>
          <w:trHeight w:val="516"/>
        </w:trPr>
        <w:tc>
          <w:tcPr>
            <w:tcW w:w="1817" w:type="dxa"/>
            <w:vMerge w:val="restart"/>
            <w:textDirection w:val="btLr"/>
            <w:vAlign w:val="center"/>
          </w:tcPr>
          <w:p w14:paraId="4A8CD836" w14:textId="08CBAB57" w:rsidR="002D0D1A" w:rsidRPr="002D0D1A" w:rsidRDefault="002D0D1A" w:rsidP="002D0D1A">
            <w:pPr>
              <w:spacing w:line="240" w:lineRule="auto"/>
              <w:ind w:left="113" w:right="113"/>
              <w:jc w:val="center"/>
              <w:rPr>
                <w:rFonts w:cs="Times New Roman"/>
                <w:sz w:val="20"/>
                <w:szCs w:val="20"/>
              </w:rPr>
            </w:pPr>
            <w:r>
              <w:rPr>
                <w:rFonts w:cs="Times New Roman"/>
                <w:sz w:val="20"/>
                <w:szCs w:val="20"/>
              </w:rPr>
              <w:t>Upregulated Pathways</w:t>
            </w:r>
          </w:p>
        </w:tc>
        <w:tc>
          <w:tcPr>
            <w:tcW w:w="2474" w:type="dxa"/>
            <w:shd w:val="clear" w:color="auto" w:fill="auto"/>
            <w:vAlign w:val="center"/>
          </w:tcPr>
          <w:p w14:paraId="7E6B29A6" w14:textId="45BEFA15" w:rsidR="002D0D1A" w:rsidRPr="002D0D1A" w:rsidRDefault="002D0D1A" w:rsidP="00FF7A6C">
            <w:pPr>
              <w:spacing w:line="240" w:lineRule="auto"/>
              <w:jc w:val="left"/>
              <w:rPr>
                <w:rFonts w:cs="Times New Roman"/>
                <w:sz w:val="20"/>
                <w:szCs w:val="20"/>
              </w:rPr>
            </w:pPr>
            <w:r w:rsidRPr="002D0D1A">
              <w:rPr>
                <w:rFonts w:cs="Times New Roman"/>
                <w:sz w:val="20"/>
                <w:szCs w:val="20"/>
              </w:rPr>
              <w:t>MyD88 cascade initiated on plasma membrane</w:t>
            </w:r>
          </w:p>
        </w:tc>
        <w:tc>
          <w:tcPr>
            <w:tcW w:w="2654" w:type="dxa"/>
            <w:shd w:val="clear" w:color="auto" w:fill="auto"/>
            <w:vAlign w:val="center"/>
          </w:tcPr>
          <w:p w14:paraId="7029B459"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Loss of Function of SMAD2/3 in Cancer</w:t>
            </w:r>
          </w:p>
        </w:tc>
        <w:tc>
          <w:tcPr>
            <w:tcW w:w="2479" w:type="dxa"/>
            <w:shd w:val="clear" w:color="auto" w:fill="auto"/>
            <w:vAlign w:val="center"/>
          </w:tcPr>
          <w:p w14:paraId="0AF89BAB"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Circadian clock</w:t>
            </w:r>
          </w:p>
        </w:tc>
      </w:tr>
      <w:tr w:rsidR="002D0D1A" w:rsidRPr="002D0D1A" w14:paraId="12B99D58" w14:textId="77777777" w:rsidTr="00FF7A6C">
        <w:trPr>
          <w:trHeight w:val="793"/>
        </w:trPr>
        <w:tc>
          <w:tcPr>
            <w:tcW w:w="1817" w:type="dxa"/>
            <w:vMerge/>
          </w:tcPr>
          <w:p w14:paraId="3A53D641" w14:textId="77777777" w:rsidR="002D0D1A" w:rsidRPr="002D0D1A" w:rsidRDefault="002D0D1A" w:rsidP="00E86F3E">
            <w:pPr>
              <w:spacing w:line="240" w:lineRule="auto"/>
              <w:jc w:val="center"/>
              <w:rPr>
                <w:rFonts w:cs="Times New Roman"/>
                <w:sz w:val="20"/>
                <w:szCs w:val="20"/>
              </w:rPr>
            </w:pPr>
          </w:p>
        </w:tc>
        <w:tc>
          <w:tcPr>
            <w:tcW w:w="2474" w:type="dxa"/>
            <w:shd w:val="clear" w:color="auto" w:fill="auto"/>
            <w:vAlign w:val="center"/>
          </w:tcPr>
          <w:p w14:paraId="74BD9C5B" w14:textId="184F6EA1" w:rsidR="002D0D1A" w:rsidRPr="002D0D1A" w:rsidRDefault="002D0D1A" w:rsidP="00FF7A6C">
            <w:pPr>
              <w:spacing w:line="240" w:lineRule="auto"/>
              <w:jc w:val="left"/>
              <w:rPr>
                <w:rFonts w:cs="Times New Roman"/>
                <w:sz w:val="20"/>
                <w:szCs w:val="20"/>
              </w:rPr>
            </w:pPr>
            <w:r w:rsidRPr="002D0D1A">
              <w:rPr>
                <w:rFonts w:cs="Times New Roman"/>
                <w:sz w:val="20"/>
                <w:szCs w:val="20"/>
              </w:rPr>
              <w:t>MyD88 dependent cascade initiated on endosome</w:t>
            </w:r>
          </w:p>
        </w:tc>
        <w:tc>
          <w:tcPr>
            <w:tcW w:w="2654" w:type="dxa"/>
            <w:shd w:val="clear" w:color="auto" w:fill="auto"/>
            <w:vAlign w:val="center"/>
          </w:tcPr>
          <w:p w14:paraId="29243EC7"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Loss of Function of TGFBR1 in Cancer</w:t>
            </w:r>
          </w:p>
          <w:p w14:paraId="6E892B89" w14:textId="77777777" w:rsidR="002D0D1A" w:rsidRPr="002D0D1A" w:rsidRDefault="002D0D1A" w:rsidP="00FF7A6C">
            <w:pPr>
              <w:spacing w:line="240" w:lineRule="auto"/>
              <w:jc w:val="left"/>
              <w:rPr>
                <w:rFonts w:cs="Times New Roman"/>
                <w:sz w:val="20"/>
                <w:szCs w:val="20"/>
              </w:rPr>
            </w:pPr>
          </w:p>
        </w:tc>
        <w:tc>
          <w:tcPr>
            <w:tcW w:w="2479" w:type="dxa"/>
            <w:shd w:val="clear" w:color="auto" w:fill="auto"/>
            <w:vAlign w:val="center"/>
          </w:tcPr>
          <w:p w14:paraId="1F581F68"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 xml:space="preserve">Common pathway of </w:t>
            </w:r>
            <w:proofErr w:type="spellStart"/>
            <w:r w:rsidRPr="002D0D1A">
              <w:rPr>
                <w:rFonts w:cs="Times New Roman"/>
                <w:sz w:val="20"/>
                <w:szCs w:val="20"/>
              </w:rPr>
              <w:t>firbin</w:t>
            </w:r>
            <w:proofErr w:type="spellEnd"/>
            <w:r w:rsidRPr="002D0D1A">
              <w:rPr>
                <w:rFonts w:cs="Times New Roman"/>
                <w:sz w:val="20"/>
                <w:szCs w:val="20"/>
              </w:rPr>
              <w:t xml:space="preserve"> clot formation</w:t>
            </w:r>
          </w:p>
        </w:tc>
      </w:tr>
      <w:tr w:rsidR="002D0D1A" w:rsidRPr="002D0D1A" w14:paraId="51C10E95" w14:textId="77777777" w:rsidTr="00FF7A6C">
        <w:trPr>
          <w:trHeight w:val="774"/>
        </w:trPr>
        <w:tc>
          <w:tcPr>
            <w:tcW w:w="1817" w:type="dxa"/>
            <w:vMerge/>
          </w:tcPr>
          <w:p w14:paraId="251E50E1" w14:textId="77777777" w:rsidR="002D0D1A" w:rsidRPr="002D0D1A" w:rsidRDefault="002D0D1A" w:rsidP="00E86F3E">
            <w:pPr>
              <w:spacing w:line="240" w:lineRule="auto"/>
              <w:jc w:val="center"/>
              <w:rPr>
                <w:rFonts w:cs="Times New Roman"/>
                <w:sz w:val="20"/>
                <w:szCs w:val="20"/>
              </w:rPr>
            </w:pPr>
          </w:p>
        </w:tc>
        <w:tc>
          <w:tcPr>
            <w:tcW w:w="2474" w:type="dxa"/>
            <w:shd w:val="clear" w:color="auto" w:fill="auto"/>
            <w:vAlign w:val="center"/>
          </w:tcPr>
          <w:p w14:paraId="75D5F429" w14:textId="3D4F4531" w:rsidR="002D0D1A" w:rsidRPr="002D0D1A" w:rsidRDefault="002D0D1A" w:rsidP="00FF7A6C">
            <w:pPr>
              <w:spacing w:line="240" w:lineRule="auto"/>
              <w:jc w:val="left"/>
              <w:rPr>
                <w:rFonts w:cs="Times New Roman"/>
                <w:sz w:val="20"/>
                <w:szCs w:val="20"/>
              </w:rPr>
            </w:pPr>
            <w:r w:rsidRPr="002D0D1A">
              <w:rPr>
                <w:rFonts w:cs="Times New Roman"/>
                <w:sz w:val="20"/>
                <w:szCs w:val="20"/>
              </w:rPr>
              <w:t>Regulation of localization of FOXO transcription factors</w:t>
            </w:r>
          </w:p>
        </w:tc>
        <w:tc>
          <w:tcPr>
            <w:tcW w:w="2654" w:type="dxa"/>
            <w:shd w:val="clear" w:color="auto" w:fill="auto"/>
            <w:vAlign w:val="center"/>
          </w:tcPr>
          <w:p w14:paraId="2C04B5C4" w14:textId="77777777" w:rsidR="002D0D1A" w:rsidRPr="002D0D1A" w:rsidRDefault="002D0D1A" w:rsidP="00FF7A6C">
            <w:pPr>
              <w:spacing w:line="240" w:lineRule="auto"/>
              <w:jc w:val="left"/>
              <w:rPr>
                <w:rFonts w:cs="Times New Roman"/>
                <w:sz w:val="20"/>
                <w:szCs w:val="20"/>
              </w:rPr>
            </w:pPr>
            <w:proofErr w:type="spellStart"/>
            <w:r w:rsidRPr="002D0D1A">
              <w:rPr>
                <w:rFonts w:cs="Times New Roman"/>
                <w:sz w:val="20"/>
                <w:szCs w:val="20"/>
              </w:rPr>
              <w:t>Metallothioneins</w:t>
            </w:r>
            <w:proofErr w:type="spellEnd"/>
            <w:r w:rsidRPr="002D0D1A">
              <w:rPr>
                <w:rFonts w:cs="Times New Roman"/>
                <w:sz w:val="20"/>
                <w:szCs w:val="20"/>
              </w:rPr>
              <w:t xml:space="preserve"> bind metals</w:t>
            </w:r>
          </w:p>
        </w:tc>
        <w:tc>
          <w:tcPr>
            <w:tcW w:w="2479" w:type="dxa"/>
            <w:shd w:val="clear" w:color="auto" w:fill="auto"/>
            <w:vAlign w:val="center"/>
          </w:tcPr>
          <w:p w14:paraId="4BBDF732"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FOXO-mediated transcription of cell cycle genes</w:t>
            </w:r>
          </w:p>
        </w:tc>
      </w:tr>
      <w:tr w:rsidR="002D0D1A" w:rsidRPr="002D0D1A" w14:paraId="7F2E567B" w14:textId="77777777" w:rsidTr="00FF7A6C">
        <w:trPr>
          <w:trHeight w:val="533"/>
        </w:trPr>
        <w:tc>
          <w:tcPr>
            <w:tcW w:w="1817" w:type="dxa"/>
            <w:vMerge/>
          </w:tcPr>
          <w:p w14:paraId="16688ADE" w14:textId="77777777" w:rsidR="002D0D1A" w:rsidRPr="002D0D1A" w:rsidRDefault="002D0D1A" w:rsidP="00E86F3E">
            <w:pPr>
              <w:spacing w:line="240" w:lineRule="auto"/>
              <w:jc w:val="center"/>
              <w:rPr>
                <w:rFonts w:cs="Times New Roman"/>
                <w:sz w:val="20"/>
                <w:szCs w:val="20"/>
              </w:rPr>
            </w:pPr>
          </w:p>
        </w:tc>
        <w:tc>
          <w:tcPr>
            <w:tcW w:w="2474" w:type="dxa"/>
            <w:shd w:val="clear" w:color="auto" w:fill="auto"/>
            <w:vAlign w:val="center"/>
          </w:tcPr>
          <w:p w14:paraId="765946AA" w14:textId="171186AE" w:rsidR="002D0D1A" w:rsidRPr="002D0D1A" w:rsidRDefault="002D0D1A" w:rsidP="00FF7A6C">
            <w:pPr>
              <w:spacing w:line="240" w:lineRule="auto"/>
              <w:jc w:val="left"/>
              <w:rPr>
                <w:rFonts w:cs="Times New Roman"/>
                <w:sz w:val="20"/>
                <w:szCs w:val="20"/>
              </w:rPr>
            </w:pPr>
            <w:r w:rsidRPr="002D0D1A">
              <w:rPr>
                <w:rFonts w:cs="Times New Roman"/>
                <w:sz w:val="20"/>
                <w:szCs w:val="20"/>
              </w:rPr>
              <w:t>Toll Like Receptor 10 (TLR10) Cascade</w:t>
            </w:r>
          </w:p>
        </w:tc>
        <w:tc>
          <w:tcPr>
            <w:tcW w:w="2654" w:type="dxa"/>
            <w:shd w:val="clear" w:color="auto" w:fill="auto"/>
            <w:vAlign w:val="center"/>
          </w:tcPr>
          <w:p w14:paraId="59F8CE1C"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MyD88 deficiency (TLR5)</w:t>
            </w:r>
          </w:p>
        </w:tc>
        <w:tc>
          <w:tcPr>
            <w:tcW w:w="2479" w:type="dxa"/>
            <w:shd w:val="clear" w:color="auto" w:fill="auto"/>
            <w:vAlign w:val="center"/>
          </w:tcPr>
          <w:p w14:paraId="3907E6CF" w14:textId="77777777" w:rsidR="002D0D1A" w:rsidRPr="002D0D1A" w:rsidRDefault="002D0D1A" w:rsidP="00FF7A6C">
            <w:pPr>
              <w:spacing w:line="240" w:lineRule="auto"/>
              <w:jc w:val="left"/>
              <w:rPr>
                <w:rFonts w:cs="Times New Roman"/>
                <w:sz w:val="20"/>
                <w:szCs w:val="20"/>
              </w:rPr>
            </w:pPr>
            <w:proofErr w:type="spellStart"/>
            <w:r w:rsidRPr="002D0D1A">
              <w:rPr>
                <w:rFonts w:cs="Times New Roman"/>
                <w:sz w:val="20"/>
                <w:szCs w:val="20"/>
              </w:rPr>
              <w:t>IkBA</w:t>
            </w:r>
            <w:proofErr w:type="spellEnd"/>
            <w:r w:rsidRPr="002D0D1A">
              <w:rPr>
                <w:rFonts w:cs="Times New Roman"/>
                <w:sz w:val="20"/>
                <w:szCs w:val="20"/>
              </w:rPr>
              <w:t xml:space="preserve"> variant leads to EDA-ID</w:t>
            </w:r>
          </w:p>
        </w:tc>
      </w:tr>
      <w:tr w:rsidR="002D0D1A" w:rsidRPr="002D0D1A" w14:paraId="5C8389AF" w14:textId="77777777" w:rsidTr="00FF7A6C">
        <w:trPr>
          <w:trHeight w:val="793"/>
        </w:trPr>
        <w:tc>
          <w:tcPr>
            <w:tcW w:w="1817" w:type="dxa"/>
            <w:vMerge/>
          </w:tcPr>
          <w:p w14:paraId="0CB88AB3" w14:textId="77777777" w:rsidR="002D0D1A" w:rsidRPr="002D0D1A" w:rsidRDefault="002D0D1A" w:rsidP="00E86F3E">
            <w:pPr>
              <w:spacing w:line="240" w:lineRule="auto"/>
              <w:jc w:val="center"/>
              <w:rPr>
                <w:rFonts w:cs="Times New Roman"/>
                <w:sz w:val="20"/>
                <w:szCs w:val="20"/>
              </w:rPr>
            </w:pPr>
          </w:p>
        </w:tc>
        <w:tc>
          <w:tcPr>
            <w:tcW w:w="2474" w:type="dxa"/>
            <w:shd w:val="clear" w:color="auto" w:fill="auto"/>
            <w:vAlign w:val="center"/>
          </w:tcPr>
          <w:p w14:paraId="2FB8B13C" w14:textId="43A42F54" w:rsidR="002D0D1A" w:rsidRPr="002D0D1A" w:rsidRDefault="002D0D1A" w:rsidP="00FF7A6C">
            <w:pPr>
              <w:spacing w:line="240" w:lineRule="auto"/>
              <w:jc w:val="left"/>
              <w:rPr>
                <w:rFonts w:cs="Times New Roman"/>
                <w:sz w:val="20"/>
                <w:szCs w:val="20"/>
              </w:rPr>
            </w:pPr>
            <w:r w:rsidRPr="002D0D1A">
              <w:rPr>
                <w:rFonts w:cs="Times New Roman"/>
                <w:sz w:val="20"/>
                <w:szCs w:val="20"/>
              </w:rPr>
              <w:t>Toll Like Receptor 5 (TLR5) Cascade</w:t>
            </w:r>
          </w:p>
        </w:tc>
        <w:tc>
          <w:tcPr>
            <w:tcW w:w="2654" w:type="dxa"/>
            <w:shd w:val="clear" w:color="auto" w:fill="auto"/>
            <w:vAlign w:val="center"/>
          </w:tcPr>
          <w:p w14:paraId="5B740AB6"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MyD</w:t>
            </w:r>
            <w:proofErr w:type="gramStart"/>
            <w:r w:rsidRPr="002D0D1A">
              <w:rPr>
                <w:rFonts w:cs="Times New Roman"/>
                <w:sz w:val="20"/>
                <w:szCs w:val="20"/>
              </w:rPr>
              <w:t>88:MAL</w:t>
            </w:r>
            <w:proofErr w:type="gramEnd"/>
            <w:r w:rsidRPr="002D0D1A">
              <w:rPr>
                <w:rFonts w:cs="Times New Roman"/>
                <w:sz w:val="20"/>
                <w:szCs w:val="20"/>
              </w:rPr>
              <w:t>(TIRAP) cascade initiated on plasma membrane</w:t>
            </w:r>
          </w:p>
        </w:tc>
        <w:tc>
          <w:tcPr>
            <w:tcW w:w="2479" w:type="dxa"/>
            <w:shd w:val="clear" w:color="auto" w:fill="auto"/>
            <w:vAlign w:val="center"/>
          </w:tcPr>
          <w:p w14:paraId="0DCBBFA3" w14:textId="77777777" w:rsidR="002D0D1A" w:rsidRPr="002D0D1A" w:rsidRDefault="002D0D1A" w:rsidP="00FF7A6C">
            <w:pPr>
              <w:spacing w:line="240" w:lineRule="auto"/>
              <w:jc w:val="left"/>
              <w:rPr>
                <w:rFonts w:cs="Times New Roman"/>
                <w:sz w:val="20"/>
                <w:szCs w:val="20"/>
              </w:rPr>
            </w:pPr>
            <w:r w:rsidRPr="002D0D1A">
              <w:rPr>
                <w:rFonts w:cs="Times New Roman"/>
                <w:sz w:val="20"/>
                <w:szCs w:val="20"/>
              </w:rPr>
              <w:t>RUNX2 regulates bone development</w:t>
            </w:r>
          </w:p>
        </w:tc>
      </w:tr>
      <w:tr w:rsidR="00D232DF" w:rsidRPr="002D0D1A" w14:paraId="2B15C463" w14:textId="77777777" w:rsidTr="00FF7A6C">
        <w:trPr>
          <w:trHeight w:val="793"/>
        </w:trPr>
        <w:tc>
          <w:tcPr>
            <w:tcW w:w="1817" w:type="dxa"/>
            <w:vMerge/>
          </w:tcPr>
          <w:p w14:paraId="0A87679D" w14:textId="77777777" w:rsidR="00D232DF" w:rsidRPr="002D0D1A" w:rsidRDefault="00D232DF" w:rsidP="00E86F3E">
            <w:pPr>
              <w:spacing w:line="240" w:lineRule="auto"/>
              <w:jc w:val="center"/>
              <w:rPr>
                <w:rFonts w:cs="Times New Roman"/>
                <w:sz w:val="20"/>
                <w:szCs w:val="20"/>
              </w:rPr>
            </w:pPr>
          </w:p>
        </w:tc>
        <w:tc>
          <w:tcPr>
            <w:tcW w:w="2474" w:type="dxa"/>
            <w:shd w:val="clear" w:color="auto" w:fill="auto"/>
            <w:vAlign w:val="center"/>
          </w:tcPr>
          <w:p w14:paraId="3D45E4A1" w14:textId="1EADBF0F" w:rsidR="00D232DF" w:rsidRPr="002D0D1A" w:rsidRDefault="00D232DF" w:rsidP="00FF7A6C">
            <w:pPr>
              <w:spacing w:line="240" w:lineRule="auto"/>
              <w:jc w:val="left"/>
              <w:rPr>
                <w:rFonts w:cs="Times New Roman"/>
                <w:sz w:val="20"/>
                <w:szCs w:val="20"/>
              </w:rPr>
            </w:pPr>
            <w:r w:rsidRPr="002D0D1A">
              <w:rPr>
                <w:rFonts w:cs="Times New Roman"/>
                <w:sz w:val="20"/>
                <w:szCs w:val="20"/>
              </w:rPr>
              <w:t>Toll Like Receptor 7/8 (TLR7/8) Cascade</w:t>
            </w:r>
          </w:p>
          <w:p w14:paraId="3D60B71A" w14:textId="77777777"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425D2647"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Response to metal ions</w:t>
            </w:r>
          </w:p>
        </w:tc>
        <w:tc>
          <w:tcPr>
            <w:tcW w:w="2479" w:type="dxa"/>
            <w:vMerge w:val="restart"/>
            <w:shd w:val="clear" w:color="auto" w:fill="auto"/>
            <w:vAlign w:val="center"/>
          </w:tcPr>
          <w:p w14:paraId="0A9256BA" w14:textId="77777777" w:rsidR="00D232DF" w:rsidRPr="002D0D1A" w:rsidRDefault="00D232DF" w:rsidP="00FF7A6C">
            <w:pPr>
              <w:spacing w:line="240" w:lineRule="auto"/>
              <w:jc w:val="left"/>
              <w:rPr>
                <w:rFonts w:cs="Times New Roman"/>
                <w:sz w:val="20"/>
                <w:szCs w:val="20"/>
              </w:rPr>
            </w:pPr>
          </w:p>
        </w:tc>
      </w:tr>
      <w:tr w:rsidR="00D232DF" w:rsidRPr="002D0D1A" w14:paraId="1CB921EE" w14:textId="77777777" w:rsidTr="00FF7A6C">
        <w:trPr>
          <w:trHeight w:val="1033"/>
        </w:trPr>
        <w:tc>
          <w:tcPr>
            <w:tcW w:w="1817" w:type="dxa"/>
            <w:vMerge/>
          </w:tcPr>
          <w:p w14:paraId="6A439B26" w14:textId="77777777" w:rsidR="00D232DF" w:rsidRPr="002D0D1A" w:rsidRDefault="00D232DF" w:rsidP="00E86F3E">
            <w:pPr>
              <w:spacing w:line="240" w:lineRule="auto"/>
              <w:jc w:val="center"/>
              <w:rPr>
                <w:rFonts w:cs="Times New Roman"/>
                <w:sz w:val="20"/>
                <w:szCs w:val="20"/>
              </w:rPr>
            </w:pPr>
          </w:p>
        </w:tc>
        <w:tc>
          <w:tcPr>
            <w:tcW w:w="2474" w:type="dxa"/>
            <w:shd w:val="clear" w:color="auto" w:fill="auto"/>
            <w:vAlign w:val="center"/>
          </w:tcPr>
          <w:p w14:paraId="7D1BC0E2" w14:textId="079E9841" w:rsidR="00D232DF" w:rsidRPr="002D0D1A" w:rsidRDefault="00D232DF" w:rsidP="00FF7A6C">
            <w:pPr>
              <w:spacing w:line="240" w:lineRule="auto"/>
              <w:jc w:val="left"/>
              <w:rPr>
                <w:rFonts w:cs="Times New Roman"/>
                <w:sz w:val="20"/>
                <w:szCs w:val="20"/>
              </w:rPr>
            </w:pPr>
            <w:r w:rsidRPr="002D0D1A">
              <w:rPr>
                <w:rFonts w:cs="Times New Roman"/>
                <w:sz w:val="20"/>
                <w:szCs w:val="20"/>
              </w:rPr>
              <w:t xml:space="preserve">TRAF6 mediated induction of </w:t>
            </w:r>
            <w:proofErr w:type="spellStart"/>
            <w:r w:rsidRPr="002D0D1A">
              <w:rPr>
                <w:rFonts w:cs="Times New Roman"/>
                <w:sz w:val="20"/>
                <w:szCs w:val="20"/>
              </w:rPr>
              <w:t>NFkB</w:t>
            </w:r>
            <w:proofErr w:type="spellEnd"/>
            <w:r w:rsidRPr="002D0D1A">
              <w:rPr>
                <w:rFonts w:cs="Times New Roman"/>
                <w:sz w:val="20"/>
                <w:szCs w:val="20"/>
              </w:rPr>
              <w:t xml:space="preserve"> and MAP kinases upon TLR7/8 or 9 </w:t>
            </w:r>
            <w:proofErr w:type="gramStart"/>
            <w:r w:rsidRPr="002D0D1A">
              <w:rPr>
                <w:rFonts w:cs="Times New Roman"/>
                <w:sz w:val="20"/>
                <w:szCs w:val="20"/>
              </w:rPr>
              <w:t>activation</w:t>
            </w:r>
            <w:proofErr w:type="gramEnd"/>
          </w:p>
        </w:tc>
        <w:tc>
          <w:tcPr>
            <w:tcW w:w="2654" w:type="dxa"/>
            <w:shd w:val="clear" w:color="auto" w:fill="auto"/>
            <w:vAlign w:val="center"/>
          </w:tcPr>
          <w:p w14:paraId="2CC3A3C6"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Signaling by TGF-beta Receptor Complex in Cancer</w:t>
            </w:r>
          </w:p>
          <w:p w14:paraId="686EBE91" w14:textId="77777777" w:rsidR="00D232DF" w:rsidRPr="002D0D1A" w:rsidRDefault="00D232DF" w:rsidP="00FF7A6C">
            <w:pPr>
              <w:spacing w:line="240" w:lineRule="auto"/>
              <w:jc w:val="left"/>
              <w:rPr>
                <w:rFonts w:cs="Times New Roman"/>
                <w:sz w:val="20"/>
                <w:szCs w:val="20"/>
              </w:rPr>
            </w:pPr>
          </w:p>
        </w:tc>
        <w:tc>
          <w:tcPr>
            <w:tcW w:w="2479" w:type="dxa"/>
            <w:vMerge/>
            <w:shd w:val="clear" w:color="auto" w:fill="auto"/>
            <w:vAlign w:val="center"/>
          </w:tcPr>
          <w:p w14:paraId="7B91A022" w14:textId="77777777" w:rsidR="00D232DF" w:rsidRPr="002D0D1A" w:rsidRDefault="00D232DF" w:rsidP="00FF7A6C">
            <w:pPr>
              <w:spacing w:line="240" w:lineRule="auto"/>
              <w:jc w:val="left"/>
              <w:rPr>
                <w:rFonts w:cs="Times New Roman"/>
                <w:sz w:val="20"/>
                <w:szCs w:val="20"/>
              </w:rPr>
            </w:pPr>
          </w:p>
        </w:tc>
      </w:tr>
      <w:tr w:rsidR="00D232DF" w:rsidRPr="002D0D1A" w14:paraId="739ADB65" w14:textId="77777777" w:rsidTr="00FF7A6C">
        <w:trPr>
          <w:trHeight w:val="275"/>
        </w:trPr>
        <w:tc>
          <w:tcPr>
            <w:tcW w:w="1817" w:type="dxa"/>
            <w:vMerge/>
          </w:tcPr>
          <w:p w14:paraId="34CA5B45" w14:textId="77777777" w:rsidR="00D232DF" w:rsidRPr="002D0D1A" w:rsidRDefault="00D232DF" w:rsidP="00E86F3E">
            <w:pPr>
              <w:spacing w:line="240" w:lineRule="auto"/>
              <w:jc w:val="center"/>
              <w:rPr>
                <w:rFonts w:cs="Times New Roman"/>
                <w:sz w:val="20"/>
                <w:szCs w:val="20"/>
              </w:rPr>
            </w:pPr>
          </w:p>
        </w:tc>
        <w:tc>
          <w:tcPr>
            <w:tcW w:w="2474" w:type="dxa"/>
            <w:vMerge w:val="restart"/>
            <w:shd w:val="clear" w:color="auto" w:fill="auto"/>
            <w:vAlign w:val="center"/>
          </w:tcPr>
          <w:p w14:paraId="05575865" w14:textId="3EA40115"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02E6BF43"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TNF signaling</w:t>
            </w:r>
          </w:p>
        </w:tc>
        <w:tc>
          <w:tcPr>
            <w:tcW w:w="2479" w:type="dxa"/>
            <w:vMerge/>
            <w:shd w:val="clear" w:color="auto" w:fill="auto"/>
            <w:vAlign w:val="center"/>
          </w:tcPr>
          <w:p w14:paraId="69441307" w14:textId="77777777" w:rsidR="00D232DF" w:rsidRPr="002D0D1A" w:rsidRDefault="00D232DF" w:rsidP="00FF7A6C">
            <w:pPr>
              <w:spacing w:line="240" w:lineRule="auto"/>
              <w:jc w:val="left"/>
              <w:rPr>
                <w:rFonts w:cs="Times New Roman"/>
                <w:sz w:val="20"/>
                <w:szCs w:val="20"/>
              </w:rPr>
            </w:pPr>
          </w:p>
        </w:tc>
      </w:tr>
      <w:tr w:rsidR="00D232DF" w:rsidRPr="002D0D1A" w14:paraId="2399E9F6" w14:textId="77777777" w:rsidTr="00FF7A6C">
        <w:trPr>
          <w:trHeight w:val="533"/>
        </w:trPr>
        <w:tc>
          <w:tcPr>
            <w:tcW w:w="1817" w:type="dxa"/>
            <w:vMerge/>
          </w:tcPr>
          <w:p w14:paraId="201D20D8" w14:textId="77777777" w:rsidR="00D232DF" w:rsidRPr="002D0D1A" w:rsidRDefault="00D232DF" w:rsidP="00E86F3E">
            <w:pPr>
              <w:spacing w:line="240" w:lineRule="auto"/>
              <w:jc w:val="center"/>
              <w:rPr>
                <w:rFonts w:cs="Times New Roman"/>
                <w:sz w:val="20"/>
                <w:szCs w:val="20"/>
              </w:rPr>
            </w:pPr>
          </w:p>
        </w:tc>
        <w:tc>
          <w:tcPr>
            <w:tcW w:w="2474" w:type="dxa"/>
            <w:vMerge/>
            <w:shd w:val="clear" w:color="auto" w:fill="auto"/>
            <w:vAlign w:val="center"/>
          </w:tcPr>
          <w:p w14:paraId="16DF9918" w14:textId="521C3B56"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1B00FAAC"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Toll-like receptor 2(TLR2) cascade</w:t>
            </w:r>
          </w:p>
        </w:tc>
        <w:tc>
          <w:tcPr>
            <w:tcW w:w="2479" w:type="dxa"/>
            <w:vMerge/>
            <w:shd w:val="clear" w:color="auto" w:fill="auto"/>
            <w:vAlign w:val="center"/>
          </w:tcPr>
          <w:p w14:paraId="0F9D60DE" w14:textId="77777777" w:rsidR="00D232DF" w:rsidRPr="002D0D1A" w:rsidRDefault="00D232DF" w:rsidP="00FF7A6C">
            <w:pPr>
              <w:spacing w:line="240" w:lineRule="auto"/>
              <w:jc w:val="left"/>
              <w:rPr>
                <w:rFonts w:cs="Times New Roman"/>
                <w:sz w:val="20"/>
                <w:szCs w:val="20"/>
              </w:rPr>
            </w:pPr>
          </w:p>
        </w:tc>
      </w:tr>
      <w:tr w:rsidR="00D232DF" w:rsidRPr="002D0D1A" w14:paraId="546ADAA5" w14:textId="77777777" w:rsidTr="00FF7A6C">
        <w:trPr>
          <w:trHeight w:val="516"/>
        </w:trPr>
        <w:tc>
          <w:tcPr>
            <w:tcW w:w="1817" w:type="dxa"/>
            <w:vMerge/>
          </w:tcPr>
          <w:p w14:paraId="45B09EC3" w14:textId="77777777" w:rsidR="00D232DF" w:rsidRPr="002D0D1A" w:rsidRDefault="00D232DF" w:rsidP="00E86F3E">
            <w:pPr>
              <w:spacing w:line="240" w:lineRule="auto"/>
              <w:jc w:val="center"/>
              <w:rPr>
                <w:rFonts w:cs="Times New Roman"/>
                <w:sz w:val="20"/>
                <w:szCs w:val="20"/>
              </w:rPr>
            </w:pPr>
          </w:p>
        </w:tc>
        <w:tc>
          <w:tcPr>
            <w:tcW w:w="2474" w:type="dxa"/>
            <w:vMerge/>
            <w:shd w:val="clear" w:color="auto" w:fill="auto"/>
            <w:vAlign w:val="center"/>
          </w:tcPr>
          <w:p w14:paraId="62B13684" w14:textId="1881C6B4"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43854FFA"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 xml:space="preserve">Toll-like receptor 4(TLR4) cascade </w:t>
            </w:r>
          </w:p>
        </w:tc>
        <w:tc>
          <w:tcPr>
            <w:tcW w:w="2479" w:type="dxa"/>
            <w:vMerge/>
            <w:shd w:val="clear" w:color="auto" w:fill="auto"/>
            <w:vAlign w:val="center"/>
          </w:tcPr>
          <w:p w14:paraId="6C5A047B" w14:textId="77777777" w:rsidR="00D232DF" w:rsidRPr="002D0D1A" w:rsidRDefault="00D232DF" w:rsidP="00FF7A6C">
            <w:pPr>
              <w:spacing w:line="240" w:lineRule="auto"/>
              <w:jc w:val="left"/>
              <w:rPr>
                <w:rFonts w:cs="Times New Roman"/>
                <w:sz w:val="20"/>
                <w:szCs w:val="20"/>
              </w:rPr>
            </w:pPr>
          </w:p>
        </w:tc>
      </w:tr>
      <w:tr w:rsidR="00D232DF" w:rsidRPr="002D0D1A" w14:paraId="4CF0A4A3" w14:textId="77777777" w:rsidTr="00FF7A6C">
        <w:trPr>
          <w:trHeight w:val="533"/>
        </w:trPr>
        <w:tc>
          <w:tcPr>
            <w:tcW w:w="1817" w:type="dxa"/>
            <w:vMerge/>
          </w:tcPr>
          <w:p w14:paraId="37C38D7E" w14:textId="77777777" w:rsidR="00D232DF" w:rsidRPr="002D0D1A" w:rsidRDefault="00D232DF" w:rsidP="00E86F3E">
            <w:pPr>
              <w:spacing w:line="240" w:lineRule="auto"/>
              <w:jc w:val="center"/>
              <w:rPr>
                <w:rFonts w:cs="Times New Roman"/>
                <w:sz w:val="20"/>
                <w:szCs w:val="20"/>
              </w:rPr>
            </w:pPr>
          </w:p>
        </w:tc>
        <w:tc>
          <w:tcPr>
            <w:tcW w:w="2474" w:type="dxa"/>
            <w:vMerge/>
            <w:shd w:val="clear" w:color="auto" w:fill="auto"/>
            <w:vAlign w:val="center"/>
          </w:tcPr>
          <w:p w14:paraId="2252BE71" w14:textId="23C78199"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5B60A800"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Toll-like receptor TLR1:TLR2 cascade</w:t>
            </w:r>
          </w:p>
        </w:tc>
        <w:tc>
          <w:tcPr>
            <w:tcW w:w="2479" w:type="dxa"/>
            <w:vMerge/>
            <w:shd w:val="clear" w:color="auto" w:fill="auto"/>
            <w:vAlign w:val="center"/>
          </w:tcPr>
          <w:p w14:paraId="2619F59F" w14:textId="77777777" w:rsidR="00D232DF" w:rsidRPr="002D0D1A" w:rsidRDefault="00D232DF" w:rsidP="00FF7A6C">
            <w:pPr>
              <w:spacing w:line="240" w:lineRule="auto"/>
              <w:jc w:val="left"/>
              <w:rPr>
                <w:rFonts w:cs="Times New Roman"/>
                <w:sz w:val="20"/>
                <w:szCs w:val="20"/>
              </w:rPr>
            </w:pPr>
          </w:p>
        </w:tc>
      </w:tr>
      <w:tr w:rsidR="00D232DF" w:rsidRPr="002D0D1A" w14:paraId="65C2EC6C" w14:textId="77777777" w:rsidTr="00FF7A6C">
        <w:trPr>
          <w:trHeight w:val="533"/>
        </w:trPr>
        <w:tc>
          <w:tcPr>
            <w:tcW w:w="1817" w:type="dxa"/>
            <w:vMerge/>
          </w:tcPr>
          <w:p w14:paraId="073DCF22" w14:textId="77777777" w:rsidR="00D232DF" w:rsidRPr="002D0D1A" w:rsidRDefault="00D232DF" w:rsidP="00E86F3E">
            <w:pPr>
              <w:spacing w:line="240" w:lineRule="auto"/>
              <w:jc w:val="center"/>
              <w:rPr>
                <w:rFonts w:cs="Times New Roman"/>
                <w:sz w:val="20"/>
                <w:szCs w:val="20"/>
              </w:rPr>
            </w:pPr>
          </w:p>
        </w:tc>
        <w:tc>
          <w:tcPr>
            <w:tcW w:w="2474" w:type="dxa"/>
            <w:vMerge/>
            <w:shd w:val="clear" w:color="auto" w:fill="auto"/>
            <w:vAlign w:val="center"/>
          </w:tcPr>
          <w:p w14:paraId="46E8CCD1" w14:textId="6417FC7A"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6C065254"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Toll-like receptor TLR6:TLR2 cascade</w:t>
            </w:r>
          </w:p>
        </w:tc>
        <w:tc>
          <w:tcPr>
            <w:tcW w:w="2479" w:type="dxa"/>
            <w:vMerge/>
            <w:shd w:val="clear" w:color="auto" w:fill="auto"/>
            <w:vAlign w:val="center"/>
          </w:tcPr>
          <w:p w14:paraId="499149A4" w14:textId="77777777" w:rsidR="00D232DF" w:rsidRPr="002D0D1A" w:rsidRDefault="00D232DF" w:rsidP="00FF7A6C">
            <w:pPr>
              <w:spacing w:line="240" w:lineRule="auto"/>
              <w:jc w:val="left"/>
              <w:rPr>
                <w:rFonts w:cs="Times New Roman"/>
                <w:sz w:val="20"/>
                <w:szCs w:val="20"/>
              </w:rPr>
            </w:pPr>
          </w:p>
        </w:tc>
      </w:tr>
      <w:tr w:rsidR="00D232DF" w:rsidRPr="002D0D1A" w14:paraId="1CA20E8A" w14:textId="77777777" w:rsidTr="00FF7A6C">
        <w:trPr>
          <w:trHeight w:val="75"/>
        </w:trPr>
        <w:tc>
          <w:tcPr>
            <w:tcW w:w="1817" w:type="dxa"/>
            <w:vMerge/>
          </w:tcPr>
          <w:p w14:paraId="55738FF5" w14:textId="77777777" w:rsidR="00D232DF" w:rsidRPr="002D0D1A" w:rsidRDefault="00D232DF" w:rsidP="00E86F3E">
            <w:pPr>
              <w:spacing w:line="240" w:lineRule="auto"/>
              <w:jc w:val="center"/>
              <w:rPr>
                <w:rFonts w:cs="Times New Roman"/>
                <w:sz w:val="20"/>
                <w:szCs w:val="20"/>
              </w:rPr>
            </w:pPr>
          </w:p>
        </w:tc>
        <w:tc>
          <w:tcPr>
            <w:tcW w:w="2474" w:type="dxa"/>
            <w:shd w:val="clear" w:color="auto" w:fill="auto"/>
            <w:vAlign w:val="center"/>
          </w:tcPr>
          <w:p w14:paraId="01F4CEE5" w14:textId="693FF3A9" w:rsidR="00D232DF" w:rsidRPr="002D0D1A" w:rsidRDefault="00D232DF" w:rsidP="00FF7A6C">
            <w:pPr>
              <w:spacing w:line="240" w:lineRule="auto"/>
              <w:jc w:val="left"/>
              <w:rPr>
                <w:rFonts w:cs="Times New Roman"/>
                <w:sz w:val="20"/>
                <w:szCs w:val="20"/>
              </w:rPr>
            </w:pPr>
          </w:p>
        </w:tc>
        <w:tc>
          <w:tcPr>
            <w:tcW w:w="2654" w:type="dxa"/>
            <w:shd w:val="clear" w:color="auto" w:fill="auto"/>
            <w:vAlign w:val="center"/>
          </w:tcPr>
          <w:p w14:paraId="27B1CAA2" w14:textId="77777777" w:rsidR="00D232DF" w:rsidRPr="002D0D1A" w:rsidRDefault="00D232DF" w:rsidP="00FF7A6C">
            <w:pPr>
              <w:spacing w:line="240" w:lineRule="auto"/>
              <w:jc w:val="left"/>
              <w:rPr>
                <w:rFonts w:cs="Times New Roman"/>
                <w:sz w:val="20"/>
                <w:szCs w:val="20"/>
              </w:rPr>
            </w:pPr>
            <w:r w:rsidRPr="002D0D1A">
              <w:rPr>
                <w:rFonts w:cs="Times New Roman"/>
                <w:sz w:val="20"/>
                <w:szCs w:val="20"/>
              </w:rPr>
              <w:t>Toll-like receptor cascades</w:t>
            </w:r>
          </w:p>
        </w:tc>
        <w:tc>
          <w:tcPr>
            <w:tcW w:w="2479" w:type="dxa"/>
            <w:vMerge/>
            <w:shd w:val="clear" w:color="auto" w:fill="auto"/>
            <w:vAlign w:val="center"/>
          </w:tcPr>
          <w:p w14:paraId="6AB77F78" w14:textId="77777777" w:rsidR="00D232DF" w:rsidRPr="002D0D1A" w:rsidRDefault="00D232DF" w:rsidP="00FF7A6C">
            <w:pPr>
              <w:spacing w:line="240" w:lineRule="auto"/>
              <w:jc w:val="left"/>
              <w:rPr>
                <w:rFonts w:cs="Times New Roman"/>
                <w:sz w:val="20"/>
                <w:szCs w:val="20"/>
              </w:rPr>
            </w:pPr>
          </w:p>
        </w:tc>
      </w:tr>
      <w:tr w:rsidR="00FF7A6C" w:rsidRPr="002D0D1A" w14:paraId="5F29AFB9" w14:textId="77777777" w:rsidTr="00FF7A6C">
        <w:trPr>
          <w:trHeight w:val="516"/>
        </w:trPr>
        <w:tc>
          <w:tcPr>
            <w:tcW w:w="1817" w:type="dxa"/>
            <w:vMerge w:val="restart"/>
            <w:textDirection w:val="btLr"/>
            <w:vAlign w:val="center"/>
          </w:tcPr>
          <w:p w14:paraId="31519E5D" w14:textId="6E84CBA0" w:rsidR="00FF7A6C" w:rsidRPr="002D0D1A" w:rsidRDefault="00FF7A6C" w:rsidP="00FF7A6C">
            <w:pPr>
              <w:spacing w:line="240" w:lineRule="auto"/>
              <w:ind w:left="113" w:right="113"/>
              <w:jc w:val="center"/>
              <w:rPr>
                <w:rFonts w:cs="Times New Roman"/>
                <w:sz w:val="20"/>
                <w:szCs w:val="20"/>
              </w:rPr>
            </w:pPr>
            <w:r>
              <w:rPr>
                <w:rFonts w:cs="Times New Roman"/>
                <w:sz w:val="20"/>
                <w:szCs w:val="20"/>
              </w:rPr>
              <w:t>Downregulated Pathways</w:t>
            </w:r>
          </w:p>
        </w:tc>
        <w:tc>
          <w:tcPr>
            <w:tcW w:w="2474" w:type="dxa"/>
            <w:shd w:val="clear" w:color="auto" w:fill="auto"/>
            <w:vAlign w:val="center"/>
          </w:tcPr>
          <w:p w14:paraId="5F5723BE" w14:textId="15FD4BCC" w:rsidR="00FF7A6C" w:rsidRPr="002D0D1A" w:rsidRDefault="00FF7A6C" w:rsidP="00FF7A6C">
            <w:pPr>
              <w:spacing w:line="240" w:lineRule="auto"/>
              <w:jc w:val="left"/>
              <w:rPr>
                <w:rFonts w:cs="Times New Roman"/>
                <w:sz w:val="20"/>
                <w:szCs w:val="20"/>
              </w:rPr>
            </w:pPr>
            <w:r w:rsidRPr="002D0D1A">
              <w:rPr>
                <w:rFonts w:cs="Times New Roman"/>
                <w:sz w:val="20"/>
                <w:szCs w:val="20"/>
              </w:rPr>
              <w:t>Rap1 signaling</w:t>
            </w:r>
          </w:p>
        </w:tc>
        <w:tc>
          <w:tcPr>
            <w:tcW w:w="2654" w:type="dxa"/>
            <w:shd w:val="clear" w:color="auto" w:fill="auto"/>
            <w:vAlign w:val="center"/>
          </w:tcPr>
          <w:p w14:paraId="2D030E6F" w14:textId="77777777" w:rsidR="00FF7A6C" w:rsidRPr="002D0D1A" w:rsidRDefault="00FF7A6C" w:rsidP="00FF7A6C">
            <w:pPr>
              <w:spacing w:line="240" w:lineRule="auto"/>
              <w:jc w:val="left"/>
              <w:rPr>
                <w:rFonts w:cs="Times New Roman"/>
                <w:sz w:val="20"/>
                <w:szCs w:val="20"/>
              </w:rPr>
            </w:pPr>
            <w:r w:rsidRPr="002D0D1A">
              <w:rPr>
                <w:rFonts w:cs="Times New Roman"/>
                <w:sz w:val="20"/>
                <w:szCs w:val="20"/>
              </w:rPr>
              <w:t>Activation of BMF and translocation to mitochondria</w:t>
            </w:r>
          </w:p>
        </w:tc>
        <w:tc>
          <w:tcPr>
            <w:tcW w:w="2479" w:type="dxa"/>
            <w:shd w:val="clear" w:color="auto" w:fill="auto"/>
            <w:vAlign w:val="center"/>
          </w:tcPr>
          <w:p w14:paraId="694D8D11" w14:textId="77777777" w:rsidR="00FF7A6C" w:rsidRPr="002D0D1A" w:rsidRDefault="00FF7A6C" w:rsidP="00FF7A6C">
            <w:pPr>
              <w:spacing w:line="240" w:lineRule="auto"/>
              <w:jc w:val="left"/>
              <w:rPr>
                <w:rFonts w:cs="Times New Roman"/>
                <w:sz w:val="20"/>
                <w:szCs w:val="20"/>
              </w:rPr>
            </w:pPr>
            <w:r w:rsidRPr="002D0D1A">
              <w:rPr>
                <w:rFonts w:cs="Times New Roman"/>
                <w:sz w:val="20"/>
                <w:szCs w:val="20"/>
              </w:rPr>
              <w:t>Defective GSS causes GSS deficiency</w:t>
            </w:r>
          </w:p>
        </w:tc>
      </w:tr>
      <w:tr w:rsidR="00FF7A6C" w:rsidRPr="002D0D1A" w14:paraId="18E55841" w14:textId="77777777" w:rsidTr="00FF7A6C">
        <w:trPr>
          <w:trHeight w:val="1076"/>
        </w:trPr>
        <w:tc>
          <w:tcPr>
            <w:tcW w:w="1817" w:type="dxa"/>
            <w:vMerge/>
          </w:tcPr>
          <w:p w14:paraId="4640AF09" w14:textId="77777777" w:rsidR="00FF7A6C" w:rsidRPr="002D0D1A" w:rsidRDefault="00FF7A6C" w:rsidP="00FF7A6C">
            <w:pPr>
              <w:spacing w:line="240" w:lineRule="auto"/>
              <w:jc w:val="center"/>
              <w:rPr>
                <w:rFonts w:cs="Times New Roman"/>
                <w:sz w:val="20"/>
                <w:szCs w:val="20"/>
              </w:rPr>
            </w:pPr>
          </w:p>
        </w:tc>
        <w:tc>
          <w:tcPr>
            <w:tcW w:w="2474" w:type="dxa"/>
            <w:shd w:val="clear" w:color="auto" w:fill="auto"/>
            <w:vAlign w:val="center"/>
          </w:tcPr>
          <w:p w14:paraId="5D473149" w14:textId="233513AE" w:rsidR="00FF7A6C" w:rsidRPr="002D0D1A" w:rsidRDefault="00FF7A6C" w:rsidP="00FF7A6C">
            <w:pPr>
              <w:spacing w:line="240" w:lineRule="auto"/>
              <w:jc w:val="left"/>
              <w:rPr>
                <w:rFonts w:cs="Times New Roman"/>
                <w:sz w:val="20"/>
                <w:szCs w:val="20"/>
              </w:rPr>
            </w:pPr>
            <w:r w:rsidRPr="002D0D1A">
              <w:rPr>
                <w:rFonts w:cs="Times New Roman"/>
                <w:sz w:val="20"/>
                <w:szCs w:val="20"/>
              </w:rPr>
              <w:t>Regulation of pyruvate dehydrogenase (PDH) complex</w:t>
            </w:r>
          </w:p>
        </w:tc>
        <w:tc>
          <w:tcPr>
            <w:tcW w:w="2654" w:type="dxa"/>
            <w:shd w:val="clear" w:color="auto" w:fill="auto"/>
            <w:vAlign w:val="center"/>
          </w:tcPr>
          <w:p w14:paraId="0F3A98A3" w14:textId="77777777" w:rsidR="00FF7A6C" w:rsidRPr="002D0D1A" w:rsidRDefault="00FF7A6C" w:rsidP="00FF7A6C">
            <w:pPr>
              <w:spacing w:line="240" w:lineRule="auto"/>
              <w:jc w:val="left"/>
              <w:rPr>
                <w:rFonts w:cs="Times New Roman"/>
                <w:sz w:val="20"/>
                <w:szCs w:val="20"/>
              </w:rPr>
            </w:pPr>
          </w:p>
        </w:tc>
        <w:tc>
          <w:tcPr>
            <w:tcW w:w="2479" w:type="dxa"/>
            <w:shd w:val="clear" w:color="auto" w:fill="auto"/>
            <w:vAlign w:val="center"/>
          </w:tcPr>
          <w:p w14:paraId="55FE53E5" w14:textId="77777777" w:rsidR="00FF7A6C" w:rsidRPr="002D0D1A" w:rsidRDefault="00FF7A6C" w:rsidP="00FF7A6C">
            <w:pPr>
              <w:spacing w:line="240" w:lineRule="auto"/>
              <w:jc w:val="left"/>
              <w:rPr>
                <w:rFonts w:cs="Times New Roman"/>
                <w:sz w:val="20"/>
                <w:szCs w:val="20"/>
              </w:rPr>
            </w:pPr>
          </w:p>
        </w:tc>
      </w:tr>
    </w:tbl>
    <w:p w14:paraId="174C9186" w14:textId="77777777" w:rsidR="00661E6F" w:rsidRPr="00661E6F" w:rsidRDefault="00661E6F" w:rsidP="00661E6F"/>
    <w:p w14:paraId="19DF8CED" w14:textId="6A31ACFB" w:rsidR="002A38E7" w:rsidRPr="00D232DF" w:rsidRDefault="002A38E7" w:rsidP="00415EF1">
      <w:pPr>
        <w:spacing w:line="480" w:lineRule="auto"/>
        <w:rPr>
          <w:sz w:val="24"/>
          <w:szCs w:val="21"/>
        </w:rPr>
      </w:pPr>
      <w:r w:rsidRPr="00E35D88">
        <w:lastRenderedPageBreak/>
        <w:tab/>
      </w:r>
      <w:r w:rsidR="00394760" w:rsidRPr="00D232DF">
        <w:rPr>
          <w:sz w:val="24"/>
          <w:szCs w:val="21"/>
        </w:rPr>
        <w:t>Seven of nine mutual pathways were upregulated between AD and PD</w:t>
      </w:r>
      <w:r w:rsidR="003204CC" w:rsidRPr="00D232DF">
        <w:rPr>
          <w:sz w:val="24"/>
          <w:szCs w:val="21"/>
        </w:rPr>
        <w:t xml:space="preserve">, while two were downregulated. Most upregulated pathways were related to Toll-like receptors (TLRs) cascades. These included MyD88, TLR5, TLR10, and TLR7/8 cascades. Another upregulated pathway was the regulation of </w:t>
      </w:r>
      <w:r w:rsidR="00394760" w:rsidRPr="00D232DF">
        <w:rPr>
          <w:sz w:val="24"/>
          <w:szCs w:val="21"/>
        </w:rPr>
        <w:t xml:space="preserve">the </w:t>
      </w:r>
      <w:r w:rsidR="003204CC" w:rsidRPr="00D232DF">
        <w:rPr>
          <w:sz w:val="24"/>
          <w:szCs w:val="21"/>
        </w:rPr>
        <w:t xml:space="preserve">localization of FOXO transcription factors. FOXO stands for </w:t>
      </w:r>
      <w:proofErr w:type="spellStart"/>
      <w:r w:rsidR="003204CC" w:rsidRPr="00D232DF">
        <w:rPr>
          <w:sz w:val="24"/>
          <w:szCs w:val="21"/>
        </w:rPr>
        <w:t>forkhead</w:t>
      </w:r>
      <w:proofErr w:type="spellEnd"/>
      <w:r w:rsidR="003204CC" w:rsidRPr="00D232DF">
        <w:rPr>
          <w:sz w:val="24"/>
          <w:szCs w:val="21"/>
        </w:rPr>
        <w:t xml:space="preserve"> box O, and they are transcription factors that influence </w:t>
      </w:r>
      <w:r w:rsidR="00394760" w:rsidRPr="00D232DF">
        <w:rPr>
          <w:sz w:val="24"/>
          <w:szCs w:val="21"/>
        </w:rPr>
        <w:t>various</w:t>
      </w:r>
      <w:r w:rsidR="003204CC" w:rsidRPr="00D232DF">
        <w:rPr>
          <w:sz w:val="24"/>
          <w:szCs w:val="21"/>
        </w:rPr>
        <w:t xml:space="preserve"> cellular functions such as intracellular signaling, metabolism, </w:t>
      </w:r>
      <w:proofErr w:type="spellStart"/>
      <w:r w:rsidR="003204CC" w:rsidRPr="00D232DF">
        <w:rPr>
          <w:sz w:val="24"/>
          <w:szCs w:val="21"/>
        </w:rPr>
        <w:t>proteostasis</w:t>
      </w:r>
      <w:proofErr w:type="spellEnd"/>
      <w:r w:rsidR="003204CC" w:rsidRPr="00D232DF">
        <w:rPr>
          <w:sz w:val="24"/>
          <w:szCs w:val="21"/>
        </w:rPr>
        <w:t>, and cell cycle arrest</w:t>
      </w:r>
      <w:r w:rsidR="00E41087" w:rsidRPr="00D232DF">
        <w:rPr>
          <w:sz w:val="24"/>
          <w:szCs w:val="21"/>
        </w:rPr>
        <w:t xml:space="preserve"> </w:t>
      </w:r>
      <w:r w:rsidR="00E41087" w:rsidRPr="00D232DF">
        <w:rPr>
          <w:sz w:val="24"/>
          <w:szCs w:val="21"/>
        </w:rPr>
        <w:fldChar w:fldCharType="begin" w:fldLock="1"/>
      </w:r>
      <w:r w:rsidR="008F2674" w:rsidRPr="00D232DF">
        <w:rPr>
          <w:sz w:val="24"/>
          <w:szCs w:val="21"/>
        </w:rPr>
        <w:instrText>ADDIN CSL_CITATION {"citationItems":[{"id":"ITEM-1","itemData":{"DOI":"10.1159/000375235","ISSN":"1423-0003","PMID":"25832544","abstract":"BACKGROUND The gene FOXO3, encoding the transcription factor forkhead box O-3 (FoxO3), is one of only two for which genetic polymorphisms have exhibited consistent associations with longevity in diverse human populations. OBJECTIVE Here, we review the multitude of actions of FoxO3 that are relevant to health, and thus healthy ageing and longevity. METHODS The study involved a literature search for articles retrieved from PubMed using FoxO3 as keyword. RESULTS We review the molecular genetics of FOXO3 in longevity, then current knowledge of FoxO3 function relevant to ageing and lifespan. We describe how FoxOs are involved in energy metabolism, oxidative stress, proteostasis, apoptosis, cell cycle regulation, metabolic processes, immunity, inflammation and stem cell maintenance. The single FoxO in Hydra confers immortality to this fresh water polyp, but as more complex organisms evolved, this role has been usurped by the need for FoxO to control a broader range of specialized pathways across a wide spectrum of tissues assisted by the advent of as many as 4 FoxO subtypes in mammals. The major themes of FoxO3 are similar, but not identical, to other FoxOs and include regulation of cellular homeostasis, particularly of stem cells, and of inflammation, which is a common theme of age-related diseases. Other functions concern metabolism, cell cycle arrest, apoptosis, destruction of potentially damaging reactive oxygen species and proteostasis. CONCLUSIONS The mechanism by which longevity-associated alleles of FOXO3 reduce age-related mortality is currently of great clinical interest. The prospect of optimizing FoxO3 activity in humans to increase lifespan and reduce age-related diseases represents an exciting avenue of clinical investigation. Research strategies directed at developing therapeutic agents that target FoxO3, its gene and proteins in the pathway(s) FoxO3 regulates should be encouraged and supported.","author":[{"dropping-particle":"","family":"Morris","given":"Brian J","non-dropping-particle":"","parse-names":false,"suffix":""},{"dropping-particle":"","family":"Willcox","given":"Donald Craig","non-dropping-particle":"","parse-names":false,"suffix":""},{"dropping-particle":"","family":"Donlon","given":"Timothy A","non-dropping-particle":"","parse-names":false,"suffix":""},{"dropping-particle":"","family":"Willcox","given":"Bradley J","non-dropping-particle":"","parse-names":false,"suffix":""}],"container-title":"Gerontology","id":"ITEM-1","issue":"6","issued":{"date-parts":[["2015"]]},"page":"515-25","title":"FOXO3: A major gene for human longevity--A mini-review.","type":"article-journal","volume":"61"},"uris":["http://www.mendeley.com/documents/?uuid=e0c4111c-dcef-458d-8c35-420f52c2d9eb"]}],"mendeley":{"formattedCitation":"(36)","plainTextFormattedCitation":"(36)","previouslyFormattedCitation":"(37)"},"properties":{"noteIndex":0},"schema":"https://github.com/citation-style-language/schema/raw/master/csl-citation.json"}</w:instrText>
      </w:r>
      <w:r w:rsidR="00E41087" w:rsidRPr="00D232DF">
        <w:rPr>
          <w:sz w:val="24"/>
          <w:szCs w:val="21"/>
        </w:rPr>
        <w:fldChar w:fldCharType="separate"/>
      </w:r>
      <w:r w:rsidR="008F2674" w:rsidRPr="00D232DF">
        <w:rPr>
          <w:noProof/>
          <w:sz w:val="24"/>
          <w:szCs w:val="21"/>
        </w:rPr>
        <w:t>(36)</w:t>
      </w:r>
      <w:r w:rsidR="00E41087" w:rsidRPr="00D232DF">
        <w:rPr>
          <w:sz w:val="24"/>
          <w:szCs w:val="21"/>
        </w:rPr>
        <w:fldChar w:fldCharType="end"/>
      </w:r>
      <w:r w:rsidR="00E41087" w:rsidRPr="00D232DF">
        <w:rPr>
          <w:sz w:val="24"/>
          <w:szCs w:val="21"/>
        </w:rPr>
        <w:t xml:space="preserve">. </w:t>
      </w:r>
      <w:r w:rsidRPr="00D232DF">
        <w:rPr>
          <w:sz w:val="24"/>
          <w:szCs w:val="21"/>
        </w:rPr>
        <w:t>F</w:t>
      </w:r>
      <w:r w:rsidR="007C7315" w:rsidRPr="00D232DF">
        <w:rPr>
          <w:sz w:val="24"/>
          <w:szCs w:val="21"/>
        </w:rPr>
        <w:t>OX</w:t>
      </w:r>
      <w:r w:rsidRPr="00D232DF">
        <w:rPr>
          <w:sz w:val="24"/>
          <w:szCs w:val="21"/>
        </w:rPr>
        <w:t xml:space="preserve">O transcription factors were correlated with type 2 diabetes and neurodegeneration </w:t>
      </w:r>
      <w:r w:rsidRPr="00D232DF">
        <w:rPr>
          <w:sz w:val="24"/>
          <w:szCs w:val="21"/>
        </w:rPr>
        <w:fldChar w:fldCharType="begin" w:fldLock="1"/>
      </w:r>
      <w:r w:rsidR="008F2674" w:rsidRPr="00D232DF">
        <w:rPr>
          <w:sz w:val="24"/>
          <w:szCs w:val="21"/>
        </w:rPr>
        <w:instrText>ADDIN CSL_CITATION {"citationItems":[{"id":"ITEM-1","itemData":{"DOI":"10.1186/s13578-021-00700-7","ISSN":"20453701","abstract":"Aging happens to all of us as we live. Thanks to the improved living standard and discovery of life-saving medicines, our life expectancy has increased substantially across the world in the past century. However, the rise in lifespan leads to unprecedented increases in both the number and the percentage of individuals 65 years and older, accompanied by the increased incidences of age-related diseases such as type 2 diabetes mellitus and Alzheimer’s disease. FoxO transcription factors are evolutionarily conserved molecules that play critical roles in diverse biological processes, in particular aging and metabolism. Their dysfunction is often found in the pathogenesis of many age-related diseases. Here, we summarize the signaling pathways and cellular functions of FoxO proteins. We also review the complex role of FoxO in aging and age-related diseases, with focus on type 2 diabetes and Alzheimer’s disease and discuss the possibility of FoxO as a molecular link between aging and disease risks.","author":[{"dropping-particle":"","family":"Du","given":"Shuqi","non-dropping-particle":"","parse-names":false,"suffix":""},{"dropping-particle":"","family":"Zheng","given":"Hui","non-dropping-particle":"","parse-names":false,"suffix":""}],"container-title":"Cell and Bioscience","id":"ITEM-1","issue":"1","issued":{"date-parts":[["2021"]]},"page":"1-17","publisher":"BioMed Central","title":"Role of FoxO transcription factors in aging and age-related metabolic and neurodegenerative diseases","type":"article-journal","volume":"11"},"uris":["http://www.mendeley.com/documents/?uuid=7bf51987-7c0e-494e-9fcc-18f335bef145"]}],"mendeley":{"formattedCitation":"(37)","plainTextFormattedCitation":"(37)","previouslyFormattedCitation":"(38)"},"properties":{"noteIndex":0},"schema":"https://github.com/citation-style-language/schema/raw/master/csl-citation.json"}</w:instrText>
      </w:r>
      <w:r w:rsidRPr="00D232DF">
        <w:rPr>
          <w:sz w:val="24"/>
          <w:szCs w:val="21"/>
        </w:rPr>
        <w:fldChar w:fldCharType="separate"/>
      </w:r>
      <w:r w:rsidR="008F2674" w:rsidRPr="00D232DF">
        <w:rPr>
          <w:noProof/>
          <w:sz w:val="24"/>
          <w:szCs w:val="21"/>
        </w:rPr>
        <w:t>(37)</w:t>
      </w:r>
      <w:r w:rsidRPr="00D232DF">
        <w:rPr>
          <w:sz w:val="24"/>
          <w:szCs w:val="21"/>
        </w:rPr>
        <w:fldChar w:fldCharType="end"/>
      </w:r>
      <w:r w:rsidRPr="00D232DF">
        <w:rPr>
          <w:sz w:val="24"/>
          <w:szCs w:val="21"/>
        </w:rPr>
        <w:t xml:space="preserve">. </w:t>
      </w:r>
      <w:r w:rsidR="003204CC" w:rsidRPr="00D232DF">
        <w:rPr>
          <w:sz w:val="24"/>
          <w:szCs w:val="21"/>
        </w:rPr>
        <w:t xml:space="preserve">The Ras-associated protein-1 (Rap1) signaling pathway was downregulated in AD and PD.  Rap1 signaling pathway may enhance tumor invasiveness and metastasis in cancers such as breast cancer, pancreatic cancer, and leukemia </w:t>
      </w:r>
      <w:r w:rsidRPr="00D232DF">
        <w:rPr>
          <w:sz w:val="24"/>
          <w:szCs w:val="21"/>
        </w:rPr>
        <w:fldChar w:fldCharType="begin" w:fldLock="1"/>
      </w:r>
      <w:r w:rsidR="008F2674" w:rsidRPr="00D232DF">
        <w:rPr>
          <w:sz w:val="24"/>
          <w:szCs w:val="21"/>
        </w:rPr>
        <w:instrText>ADDIN CSL_CITATION {"citationItems":[{"id":"ITEM-1","itemData":{"DOI":"10.20892/j.issn.2095-3941.2016.0086","ISSN":"2095-3941","PMID":"28443208","abstract":"Ras-associated protein-1 (Rap1), a small GTPase in the Ras-related protein family, is an important regulator of basic cellular functions (e.g., formation and control of cell adhesions and junctions), cellular migration, and polarization. Through its interaction with other proteins, Rap1 plays many roles during cell invasion and metastasis in different cancers. The basic function of Rap1 is straightforward; it acts as a switch during cellular signaling transduction and regulated by its binding to either guanosine triphosphate (GTP) or guanosine diphosphate (GDP). However, its remarkably diverse function is rendered by its interplay with a large number of distinct Rap guanine nucleotide exchange factors and Rap GTPase activating proteins. This review summarizes the mechanisms by which Rap1 signaling can regulate cell invasion and metastasis, focusing on its roles in integrin and cadherin regulation, Rho GTPase control, and matrix metalloproteinase expression.","author":[{"dropping-particle":"","family":"Zhang","given":"Yi-Lei","non-dropping-particle":"","parse-names":false,"suffix":""},{"dropping-particle":"","family":"Wang","given":"Ruo-Chen","non-dropping-particle":"","parse-names":false,"suffix":""},{"dropping-particle":"","family":"Cheng","given":"Ken","non-dropping-particle":"","parse-names":false,"suffix":""},{"dropping-particle":"","family":"Ring","given":"Brian Z","non-dropping-particle":"","parse-names":false,"suffix":""},{"dropping-particle":"","family":"Su","given":"Li","non-dropping-particle":"","parse-names":false,"suffix":""}],"container-title":"Cancer biology &amp; medicine","id":"ITEM-1","issue":"1","issued":{"date-parts":[["2017","2"]]},"page":"90-99","title":"Roles of Rap1 signaling in tumor cell migration and invasion.","type":"article-journal","volume":"14"},"uris":["http://www.mendeley.com/documents/?uuid=e479ce1c-7cd9-4a3e-814f-8d0a36453b53"]}],"mendeley":{"formattedCitation":"(38)","plainTextFormattedCitation":"(38)","previouslyFormattedCitation":"(39)"},"properties":{"noteIndex":0},"schema":"https://github.com/citation-style-language/schema/raw/master/csl-citation.json"}</w:instrText>
      </w:r>
      <w:r w:rsidRPr="00D232DF">
        <w:rPr>
          <w:sz w:val="24"/>
          <w:szCs w:val="21"/>
        </w:rPr>
        <w:fldChar w:fldCharType="separate"/>
      </w:r>
      <w:r w:rsidR="008F2674" w:rsidRPr="00D232DF">
        <w:rPr>
          <w:noProof/>
          <w:sz w:val="24"/>
          <w:szCs w:val="21"/>
        </w:rPr>
        <w:t>(38)</w:t>
      </w:r>
      <w:r w:rsidRPr="00D232DF">
        <w:rPr>
          <w:sz w:val="24"/>
          <w:szCs w:val="21"/>
        </w:rPr>
        <w:fldChar w:fldCharType="end"/>
      </w:r>
      <w:r w:rsidRPr="00D232DF">
        <w:rPr>
          <w:sz w:val="24"/>
          <w:szCs w:val="21"/>
        </w:rPr>
        <w:t>.</w:t>
      </w:r>
    </w:p>
    <w:p w14:paraId="74F945D1" w14:textId="56074074" w:rsidR="002A38E7" w:rsidRPr="00D232DF" w:rsidRDefault="002A38E7" w:rsidP="00415EF1">
      <w:pPr>
        <w:spacing w:line="480" w:lineRule="auto"/>
        <w:rPr>
          <w:sz w:val="24"/>
          <w:szCs w:val="21"/>
        </w:rPr>
      </w:pPr>
      <w:r w:rsidRPr="00D232DF">
        <w:rPr>
          <w:sz w:val="24"/>
          <w:szCs w:val="21"/>
        </w:rPr>
        <w:tab/>
        <w:t xml:space="preserve">The highest number of mutual pathways were observed between PD and HD. </w:t>
      </w:r>
      <w:r w:rsidR="005C7E78" w:rsidRPr="00D232DF">
        <w:rPr>
          <w:sz w:val="24"/>
          <w:szCs w:val="21"/>
        </w:rPr>
        <w:t>It</w:t>
      </w:r>
      <w:r w:rsidRPr="00D232DF">
        <w:rPr>
          <w:sz w:val="24"/>
          <w:szCs w:val="21"/>
        </w:rPr>
        <w:t xml:space="preserve"> may suggest more common pathophysiological features between the two diseases. Thirteen out of fourteen mutual pathways were upregulated. TLR2, TLR4, TLR1:TLR2, and TLR6:TLR2 cascades were significantly upregulated</w:t>
      </w:r>
      <w:r w:rsidR="00F07AB7" w:rsidRPr="00D232DF">
        <w:rPr>
          <w:sz w:val="24"/>
          <w:szCs w:val="21"/>
        </w:rPr>
        <w:t xml:space="preserve"> with FDR below 0.05</w:t>
      </w:r>
      <w:r w:rsidRPr="00D232DF">
        <w:rPr>
          <w:sz w:val="24"/>
          <w:szCs w:val="21"/>
        </w:rPr>
        <w:t xml:space="preserve">. Tumor necrosis factor (TNF) signaling was another upregulated pathway in the study. TNF elevation was associated with inflammation and involvement in AD and PD </w:t>
      </w:r>
      <w:r w:rsidRPr="00D232DF">
        <w:rPr>
          <w:sz w:val="24"/>
          <w:szCs w:val="21"/>
        </w:rPr>
        <w:fldChar w:fldCharType="begin" w:fldLock="1"/>
      </w:r>
      <w:r w:rsidR="008F2674" w:rsidRPr="00D232DF">
        <w:rPr>
          <w:sz w:val="24"/>
          <w:szCs w:val="21"/>
        </w:rPr>
        <w:instrText>ADDIN CSL_CITATION {"citationItems":[{"id":"ITEM-1","itemData":{"DOI":"10.1186/1742-2094-5-45","ISSN":"1742-2094","PMID":"18925972","abstract":"The role of tumor necrosis factor (TNF) as an immune mediator has long been appreciated but its function in the brain is still unclear. TNF receptor 1 (TNFR1) is expressed in most cell types, and can be activated by binding of either soluble TNF (solTNF) or transmembrane TNF (tmTNF), with a preference for solTNF; whereas TNFR2 is expressed primarily by microglia and endothelial cells and is preferentially activated by tmTNF. Elevation of solTNF is a hallmark of acute and chronic neuroinflammation as well as a number of neurodegenerative conditions including ischemic stroke, Alzheimer's (AD), Parkinson's (PD), amyotrophic lateral sclerosis (ALS), and multiple sclerosis (MS). The presence of this potent inflammatory factor at sites of injury implicates it as a mediator of neuronal damage and disease pathogenesis, making TNF an attractive target for therapeutic development to treat acute and chronic neurodegenerative conditions. However, new and old observations from animal models and clinical trials reviewed here suggest solTNF and tmTNF exert different functions under normal and pathological conditions in the CNS. A potential role for TNF in synaptic scaling and hippocampal neurogenesis demonstrated by recent studies suggest additional in-depth mechanistic studies are warranted to delineate the distinct functions of the two TNF ligands in different parts of the brain prior to large-scale development of anti-TNF therapies in the CNS. If inactivation of TNF-dependent inflammation in the brain is warranted by additional pre-clinical studies, selective targeting of TNFR1-mediated signaling while sparing TNFR2 activation may lessen adverse effects of anti-TNF therapies in the CNS.","author":[{"dropping-particle":"","family":"McCoy","given":"Melissa K","non-dropping-particle":"","parse-names":false,"suffix":""},{"dropping-particle":"","family":"Tansey","given":"Malú G","non-dropping-particle":"","parse-names":false,"suffix":""}],"container-title":"Journal of neuroinflammation","id":"ITEM-1","issued":{"date-parts":[["2008","10","17"]]},"page":"45","title":"TNF signaling inhibition in the CNS: implications for normal brain function and neurodegenerative disease.","type":"article-journal","volume":"5"},"uris":["http://www.mendeley.com/documents/?uuid=679425f1-7622-4252-9d63-c434ddee8fd2"]}],"mendeley":{"formattedCitation":"(39)","plainTextFormattedCitation":"(39)","previouslyFormattedCitation":"(40)"},"properties":{"noteIndex":0},"schema":"https://github.com/citation-style-language/schema/raw/master/csl-citation.json"}</w:instrText>
      </w:r>
      <w:r w:rsidRPr="00D232DF">
        <w:rPr>
          <w:sz w:val="24"/>
          <w:szCs w:val="21"/>
        </w:rPr>
        <w:fldChar w:fldCharType="separate"/>
      </w:r>
      <w:r w:rsidR="008F2674" w:rsidRPr="00D232DF">
        <w:rPr>
          <w:noProof/>
          <w:sz w:val="24"/>
          <w:szCs w:val="21"/>
        </w:rPr>
        <w:t>(39)</w:t>
      </w:r>
      <w:r w:rsidRPr="00D232DF">
        <w:rPr>
          <w:sz w:val="24"/>
          <w:szCs w:val="21"/>
        </w:rPr>
        <w:fldChar w:fldCharType="end"/>
      </w:r>
      <w:r w:rsidRPr="00D232DF">
        <w:rPr>
          <w:sz w:val="24"/>
          <w:szCs w:val="21"/>
        </w:rPr>
        <w:t>. This may suggest its involvement in HD too.</w:t>
      </w:r>
    </w:p>
    <w:p w14:paraId="48BA50FA" w14:textId="23F035B9" w:rsidR="00EF688E" w:rsidRPr="00D232DF" w:rsidRDefault="002A38E7" w:rsidP="00EF688E">
      <w:pPr>
        <w:spacing w:line="480" w:lineRule="auto"/>
        <w:rPr>
          <w:sz w:val="24"/>
          <w:szCs w:val="21"/>
        </w:rPr>
      </w:pPr>
      <w:r w:rsidRPr="00D232DF">
        <w:rPr>
          <w:sz w:val="24"/>
          <w:szCs w:val="21"/>
        </w:rPr>
        <w:tab/>
      </w:r>
      <w:r w:rsidR="005C7E78" w:rsidRPr="00D232DF">
        <w:rPr>
          <w:sz w:val="24"/>
          <w:szCs w:val="21"/>
        </w:rPr>
        <w:t xml:space="preserve">Five of six pathways were mutually upregulated between AD and HD. Remarkably, the fibrin clot formation pathway was upregulated. There has been evidence </w:t>
      </w:r>
      <w:r w:rsidR="00394760" w:rsidRPr="00D232DF">
        <w:rPr>
          <w:sz w:val="24"/>
          <w:szCs w:val="21"/>
        </w:rPr>
        <w:t>of</w:t>
      </w:r>
      <w:r w:rsidR="005C7E78" w:rsidRPr="00D232DF">
        <w:rPr>
          <w:sz w:val="24"/>
          <w:szCs w:val="21"/>
        </w:rPr>
        <w:t xml:space="preserve"> the association of fibrin with neuroinflammation and neurodegenerative </w:t>
      </w:r>
      <w:r w:rsidR="00684E8B" w:rsidRPr="00D232DF">
        <w:rPr>
          <w:sz w:val="24"/>
          <w:szCs w:val="21"/>
        </w:rPr>
        <w:t>disease</w:t>
      </w:r>
      <w:r w:rsidR="005C7E78" w:rsidRPr="00D232DF">
        <w:rPr>
          <w:sz w:val="24"/>
          <w:szCs w:val="21"/>
        </w:rPr>
        <w:t xml:space="preserve"> progression</w:t>
      </w:r>
      <w:r w:rsidRPr="00D232DF">
        <w:rPr>
          <w:sz w:val="24"/>
          <w:szCs w:val="21"/>
        </w:rPr>
        <w:t xml:space="preserve"> </w:t>
      </w:r>
      <w:r w:rsidRPr="00D232DF">
        <w:rPr>
          <w:sz w:val="24"/>
          <w:szCs w:val="21"/>
        </w:rPr>
        <w:fldChar w:fldCharType="begin" w:fldLock="1"/>
      </w:r>
      <w:r w:rsidR="008F2674" w:rsidRPr="00D232DF">
        <w:rPr>
          <w:sz w:val="24"/>
          <w:szCs w:val="21"/>
        </w:rPr>
        <w:instrText>ADDIN CSL_CITATION {"citationItems":[{"id":"ITEM-1","itemData":{"DOI":"10.1038/s41590-018-0241-9","ISSN":"1529-2916","PMID":"30323342","author":[{"dropping-particle":"","family":"Martin","given":"Roland","non-dropping-particle":"","parse-names":false,"suffix":""}],"container-title":"Nature immunology","id":"ITEM-1","issue":"11","issued":{"date-parts":[["2018"]]},"page":"1149-1150","title":"Targeting fibrin in neurodegeneration.","type":"article-journal","volume":"19"},"uris":["http://www.mendeley.com/documents/?uuid=5cdae7bb-10ce-45a6-8dc6-1fcf6f1a2456"]}],"mendeley":{"formattedCitation":"(40)","plainTextFormattedCitation":"(40)","previouslyFormattedCitation":"(41)"},"properties":{"noteIndex":0},"schema":"https://github.com/citation-style-language/schema/raw/master/csl-citation.json"}</w:instrText>
      </w:r>
      <w:r w:rsidRPr="00D232DF">
        <w:rPr>
          <w:sz w:val="24"/>
          <w:szCs w:val="21"/>
        </w:rPr>
        <w:fldChar w:fldCharType="separate"/>
      </w:r>
      <w:r w:rsidR="008F2674" w:rsidRPr="00D232DF">
        <w:rPr>
          <w:noProof/>
          <w:sz w:val="24"/>
          <w:szCs w:val="21"/>
        </w:rPr>
        <w:t>(40)</w:t>
      </w:r>
      <w:r w:rsidRPr="00D232DF">
        <w:rPr>
          <w:sz w:val="24"/>
          <w:szCs w:val="21"/>
        </w:rPr>
        <w:fldChar w:fldCharType="end"/>
      </w:r>
      <w:r w:rsidRPr="00D232DF">
        <w:rPr>
          <w:sz w:val="24"/>
          <w:szCs w:val="21"/>
        </w:rPr>
        <w:t xml:space="preserve">. </w:t>
      </w:r>
      <w:r w:rsidR="005C7E78" w:rsidRPr="00D232DF">
        <w:rPr>
          <w:sz w:val="24"/>
          <w:szCs w:val="21"/>
        </w:rPr>
        <w:t xml:space="preserve">FOXO-mediated transcription of cell cycle genes was upregulated in both diseases. It is worth mentioning that the FOXO1 gene was upregulated in both PD and HD, FOXO4 was upregulated in both AD and PD, while FOXO6 was upregulated in PD only. The role of FOXO transcription factors in neurodegenerative diseases was thoroughly reviewed in </w:t>
      </w:r>
      <w:r w:rsidRPr="00D232DF">
        <w:rPr>
          <w:sz w:val="24"/>
          <w:szCs w:val="21"/>
        </w:rPr>
        <w:fldChar w:fldCharType="begin" w:fldLock="1"/>
      </w:r>
      <w:r w:rsidR="008F2674" w:rsidRPr="00D232DF">
        <w:rPr>
          <w:sz w:val="24"/>
          <w:szCs w:val="21"/>
        </w:rPr>
        <w:instrText>ADDIN CSL_CITATION {"citationItems":[{"id":"ITEM-1","itemData":{"DOI":"10.1016/j.pneurobio.2019.101645","ISSN":"1873-5118","PMID":"31229499","abstract":"Neurodegenerative diseases (NDDs), which are among the most important aging-related diseases, are typically characterized by neuronal damage and a progressive impairment in neurological function during aging. Few effective therapeutic targets for NDDs have been revealed; thus, an understanding of the pathogenesis of NDDs is important. Forkhead box O (FoxO) transcription factors have been implicated in the mechanisms regulating aging and longevity. The functions of FoxOs are regulated by diverse post-translational modifications (e.g., phosphorylation, acetylation, ubiquitination, methylation and glycosylation). FoxOs exert both detrimental and protective effects on NDDs. Therefore, an understanding of the precise function of FoxOs in NDDs will be helpful for developing appropriate treatment strategies. In this review, we first introduce the post-translational modifications of FoxOs. Next, the regulation of FoxO expression and post-translational modifications in the central nervous system (CNS) is described. Afterwards, we analyze and address the important roles of FoxOs in NDDs. Finally, novel potential directions of future FoxO research in NDDs are discussed. This review recapitulates essential facts and questions about the promise of FoxOs in treating NDDs, and it will likely be important for the design of further basic studies and to realize the potential for FoxOs as therapeutic targets in NDDs.","author":[{"dropping-particle":"","family":"Hu","given":"Wei","non-dropping-particle":"","parse-names":false,"suffix":""},{"dropping-particle":"","family":"Yang","given":"Zhi","non-dropping-particle":"","parse-names":false,"suffix":""},{"dropping-particle":"","family":"Yang","given":"Wenwen","non-dropping-particle":"","parse-names":false,"suffix":""},{"dropping-particle":"","family":"Han","given":"Mengzhen","non-dropping-particle":"","parse-names":false,"suffix":""},{"dropping-particle":"","family":"Xu","given":"Baoping","non-dropping-particle":"","parse-names":false,"suffix":""},{"dropping-particle":"","family":"Yu","given":"Zihao","non-dropping-particle":"","parse-names":false,"suffix":""},{"dropping-particle":"","family":"Shen","given":"Mingzhi","non-dropping-particle":"","parse-names":false,"suffix":""},{"dropping-particle":"","family":"Yang","given":"Yang","non-dropping-particle":"","parse-names":false,"suffix":""}],"container-title":"Progress in neurobiology","id":"ITEM-1","issued":{"date-parts":[["2019"]]},"page":"101645","title":"Roles of forkhead box O (FoxO) transcription factors in neurodegenerative diseases: A panoramic view.","type":"article-journal","volume":"181"},"uris":["http://www.mendeley.com/documents/?uuid=0de2a256-b88d-481c-9141-c1e65a1e537e"]}],"mendeley":{"formattedCitation":"(41)","plainTextFormattedCitation":"(41)","previouslyFormattedCitation":"(42)"},"properties":{"noteIndex":0},"schema":"https://github.com/citation-style-language/schema/raw/master/csl-citation.json"}</w:instrText>
      </w:r>
      <w:r w:rsidRPr="00D232DF">
        <w:rPr>
          <w:sz w:val="24"/>
          <w:szCs w:val="21"/>
        </w:rPr>
        <w:fldChar w:fldCharType="separate"/>
      </w:r>
      <w:r w:rsidR="008F2674" w:rsidRPr="00D232DF">
        <w:rPr>
          <w:noProof/>
          <w:sz w:val="24"/>
          <w:szCs w:val="21"/>
        </w:rPr>
        <w:t>(41)</w:t>
      </w:r>
      <w:r w:rsidRPr="00D232DF">
        <w:rPr>
          <w:sz w:val="24"/>
          <w:szCs w:val="21"/>
        </w:rPr>
        <w:fldChar w:fldCharType="end"/>
      </w:r>
      <w:r w:rsidRPr="00D232DF">
        <w:rPr>
          <w:sz w:val="24"/>
          <w:szCs w:val="21"/>
        </w:rPr>
        <w:t>.</w:t>
      </w:r>
    </w:p>
    <w:p w14:paraId="380D1707" w14:textId="25C5D189" w:rsidR="00035DA7" w:rsidRPr="00D232DF" w:rsidRDefault="005C7E78" w:rsidP="00EF688E">
      <w:pPr>
        <w:spacing w:line="480" w:lineRule="auto"/>
        <w:ind w:firstLine="720"/>
        <w:rPr>
          <w:sz w:val="24"/>
          <w:szCs w:val="24"/>
        </w:rPr>
      </w:pPr>
      <w:commentRangeStart w:id="26"/>
      <w:r w:rsidRPr="00D232DF">
        <w:rPr>
          <w:sz w:val="24"/>
          <w:szCs w:val="24"/>
        </w:rPr>
        <w:lastRenderedPageBreak/>
        <w:t xml:space="preserve">Most </w:t>
      </w:r>
      <w:commentRangeEnd w:id="26"/>
      <w:r w:rsidR="00442CDD">
        <w:rPr>
          <w:rStyle w:val="CommentReference"/>
        </w:rPr>
        <w:commentReference w:id="26"/>
      </w:r>
      <w:r w:rsidRPr="00D232DF">
        <w:rPr>
          <w:sz w:val="24"/>
          <w:szCs w:val="24"/>
        </w:rPr>
        <w:t>of the pathways enriched in this study involve immune response regulation and inflammation, such as NF-</w:t>
      </w:r>
      <w:proofErr w:type="spellStart"/>
      <w:r w:rsidRPr="00D232DF">
        <w:rPr>
          <w:sz w:val="24"/>
          <w:szCs w:val="24"/>
        </w:rPr>
        <w:t>κB</w:t>
      </w:r>
      <w:proofErr w:type="spellEnd"/>
      <w:r w:rsidRPr="00D232DF">
        <w:rPr>
          <w:sz w:val="24"/>
          <w:szCs w:val="24"/>
        </w:rPr>
        <w:t xml:space="preserve"> transcription factor activation and signaling. In concordance with these findings, </w:t>
      </w:r>
      <w:r w:rsidR="00043126" w:rsidRPr="00D232DF">
        <w:rPr>
          <w:sz w:val="24"/>
          <w:szCs w:val="24"/>
        </w:rPr>
        <w:t xml:space="preserve">out of the three mutual pathways </w:t>
      </w:r>
      <w:r w:rsidR="00E650A5" w:rsidRPr="00D232DF">
        <w:rPr>
          <w:sz w:val="24"/>
          <w:szCs w:val="24"/>
        </w:rPr>
        <w:t xml:space="preserve">significantly </w:t>
      </w:r>
      <w:r w:rsidR="00043126" w:rsidRPr="00D232DF">
        <w:rPr>
          <w:sz w:val="24"/>
          <w:szCs w:val="24"/>
        </w:rPr>
        <w:t xml:space="preserve">enriched in the three diseases, </w:t>
      </w:r>
      <w:r w:rsidRPr="00D232DF">
        <w:rPr>
          <w:sz w:val="24"/>
          <w:szCs w:val="24"/>
        </w:rPr>
        <w:t>two mutually enriched pathways are involved in inflammation, namely TRAF6-mediated and TAK1-mediated NF-</w:t>
      </w:r>
      <w:proofErr w:type="spellStart"/>
      <w:r w:rsidRPr="00D232DF">
        <w:rPr>
          <w:sz w:val="24"/>
          <w:szCs w:val="24"/>
        </w:rPr>
        <w:t>κB</w:t>
      </w:r>
      <w:proofErr w:type="spellEnd"/>
      <w:r w:rsidRPr="00D232DF">
        <w:rPr>
          <w:sz w:val="24"/>
          <w:szCs w:val="24"/>
        </w:rPr>
        <w:t xml:space="preserve"> activation pathways.</w:t>
      </w:r>
      <w:r w:rsidRPr="00E35D88">
        <w:rPr>
          <w:szCs w:val="28"/>
        </w:rPr>
        <w:t xml:space="preserve"> </w:t>
      </w:r>
      <w:r w:rsidR="00D232DF">
        <w:rPr>
          <w:sz w:val="24"/>
          <w:szCs w:val="24"/>
        </w:rPr>
        <w:t>W</w:t>
      </w:r>
      <w:r w:rsidR="00394760" w:rsidRPr="00D232DF">
        <w:rPr>
          <w:sz w:val="24"/>
          <w:szCs w:val="24"/>
        </w:rPr>
        <w:t xml:space="preserve">e will detail the three pathways </w:t>
      </w:r>
      <w:r w:rsidRPr="00D232DF">
        <w:rPr>
          <w:sz w:val="24"/>
          <w:szCs w:val="24"/>
        </w:rPr>
        <w:t>to propose them as potential drug targets</w:t>
      </w:r>
      <w:r w:rsidR="00D232DF">
        <w:rPr>
          <w:sz w:val="24"/>
          <w:szCs w:val="24"/>
        </w:rPr>
        <w:t xml:space="preserve"> in the discussion section</w:t>
      </w:r>
      <w:r w:rsidRPr="00D232DF">
        <w:rPr>
          <w:sz w:val="24"/>
          <w:szCs w:val="24"/>
        </w:rPr>
        <w:t>.</w:t>
      </w:r>
    </w:p>
    <w:p w14:paraId="0B8C5019" w14:textId="14DA5EC3" w:rsidR="00035DA7" w:rsidRPr="00D232DF" w:rsidRDefault="00035DA7" w:rsidP="00035DA7">
      <w:pPr>
        <w:pStyle w:val="Heading2"/>
        <w:spacing w:line="480" w:lineRule="auto"/>
        <w:rPr>
          <w:color w:val="auto"/>
          <w:sz w:val="28"/>
          <w:szCs w:val="24"/>
        </w:rPr>
      </w:pPr>
      <w:r w:rsidRPr="00D232DF">
        <w:rPr>
          <w:color w:val="auto"/>
          <w:sz w:val="28"/>
          <w:szCs w:val="24"/>
        </w:rPr>
        <w:t>Thousands of Exclusive Differentially Expressed Genes</w:t>
      </w:r>
      <w:r w:rsidR="00684E8B" w:rsidRPr="00D232DF">
        <w:rPr>
          <w:color w:val="auto"/>
          <w:sz w:val="28"/>
          <w:szCs w:val="24"/>
        </w:rPr>
        <w:t>,</w:t>
      </w:r>
      <w:r w:rsidRPr="00D232DF">
        <w:rPr>
          <w:color w:val="auto"/>
          <w:sz w:val="28"/>
          <w:szCs w:val="24"/>
        </w:rPr>
        <w:t xml:space="preserve"> and Only 274 Genes Are Mutual </w:t>
      </w:r>
    </w:p>
    <w:p w14:paraId="3C1C98C6" w14:textId="78D26BBB" w:rsidR="00035DA7" w:rsidRDefault="00035DA7" w:rsidP="00D232DF">
      <w:pPr>
        <w:spacing w:line="480" w:lineRule="auto"/>
        <w:ind w:firstLine="720"/>
        <w:rPr>
          <w:sz w:val="24"/>
          <w:szCs w:val="24"/>
        </w:rPr>
      </w:pPr>
      <w:r w:rsidRPr="00D232DF">
        <w:rPr>
          <w:sz w:val="24"/>
          <w:szCs w:val="24"/>
        </w:rPr>
        <w:t>In this study, significant differentially expressed genes (DEGs) were defined as those having an adjusted P-value less than 0.05. DEGs for each neurodegenerative disease in the study were reported and visualized</w:t>
      </w:r>
      <w:r w:rsidR="00684E8B" w:rsidRPr="00D232DF">
        <w:rPr>
          <w:sz w:val="24"/>
          <w:szCs w:val="24"/>
        </w:rPr>
        <w:t>,</w:t>
      </w:r>
      <w:r w:rsidR="00B608B2" w:rsidRPr="00D232DF">
        <w:rPr>
          <w:sz w:val="24"/>
          <w:szCs w:val="24"/>
        </w:rPr>
        <w:t xml:space="preserve"> </w:t>
      </w:r>
      <w:r w:rsidR="00394760" w:rsidRPr="00D232DF">
        <w:rPr>
          <w:sz w:val="24"/>
          <w:szCs w:val="24"/>
        </w:rPr>
        <w:t xml:space="preserve">highlighting key genes involved in the three enriched mutual pathways </w:t>
      </w:r>
      <w:r w:rsidRPr="00D232DF">
        <w:rPr>
          <w:sz w:val="24"/>
          <w:szCs w:val="24"/>
        </w:rPr>
        <w:t xml:space="preserve">(Fig. </w:t>
      </w:r>
      <w:r w:rsidR="00B608B2" w:rsidRPr="00D232DF">
        <w:rPr>
          <w:sz w:val="24"/>
          <w:szCs w:val="24"/>
        </w:rPr>
        <w:t>3</w:t>
      </w:r>
      <w:r w:rsidRPr="00D232DF">
        <w:rPr>
          <w:sz w:val="24"/>
          <w:szCs w:val="24"/>
        </w:rPr>
        <w:t xml:space="preserve">). In AD, 943 genes were downregulated, and 861 genes were upregulated. Regarding PD, 3802 genes were downregulated, while 3539 genes were upregulated. For HD, 1938 genes were downregulated, and 2401 genes were upregulated. A detailed list of the DEGs in the three NDs can be found in the </w:t>
      </w:r>
      <w:r w:rsidR="00684E8B" w:rsidRPr="00D232DF">
        <w:rPr>
          <w:sz w:val="24"/>
          <w:szCs w:val="24"/>
        </w:rPr>
        <w:t>S</w:t>
      </w:r>
      <w:r w:rsidRPr="00D232DF">
        <w:rPr>
          <w:sz w:val="24"/>
          <w:szCs w:val="24"/>
        </w:rPr>
        <w:t xml:space="preserve">upplementary </w:t>
      </w:r>
      <w:r w:rsidR="00684E8B" w:rsidRPr="00D232DF">
        <w:rPr>
          <w:sz w:val="24"/>
          <w:szCs w:val="24"/>
        </w:rPr>
        <w:t>T</w:t>
      </w:r>
      <w:r w:rsidRPr="00D232DF">
        <w:rPr>
          <w:sz w:val="24"/>
          <w:szCs w:val="24"/>
        </w:rPr>
        <w:t>ables S</w:t>
      </w:r>
      <w:r w:rsidR="00B608B2" w:rsidRPr="00D232DF">
        <w:rPr>
          <w:sz w:val="24"/>
          <w:szCs w:val="24"/>
        </w:rPr>
        <w:t>2</w:t>
      </w:r>
      <w:r w:rsidRPr="00D232DF">
        <w:rPr>
          <w:sz w:val="24"/>
          <w:szCs w:val="24"/>
        </w:rPr>
        <w:t>.1, S</w:t>
      </w:r>
      <w:r w:rsidR="00B608B2" w:rsidRPr="00D232DF">
        <w:rPr>
          <w:sz w:val="24"/>
          <w:szCs w:val="24"/>
        </w:rPr>
        <w:t>2</w:t>
      </w:r>
      <w:r w:rsidRPr="00D232DF">
        <w:rPr>
          <w:sz w:val="24"/>
          <w:szCs w:val="24"/>
        </w:rPr>
        <w:t>.2, S</w:t>
      </w:r>
      <w:r w:rsidR="00B608B2" w:rsidRPr="00D232DF">
        <w:rPr>
          <w:sz w:val="24"/>
          <w:szCs w:val="24"/>
        </w:rPr>
        <w:t>2</w:t>
      </w:r>
      <w:r w:rsidRPr="00D232DF">
        <w:rPr>
          <w:sz w:val="24"/>
          <w:szCs w:val="24"/>
        </w:rPr>
        <w:t xml:space="preserve">.3 (Additional File </w:t>
      </w:r>
      <w:r w:rsidR="00684E8B" w:rsidRPr="00D232DF">
        <w:rPr>
          <w:sz w:val="24"/>
          <w:szCs w:val="24"/>
        </w:rPr>
        <w:t>2</w:t>
      </w:r>
      <w:r w:rsidRPr="00D232DF">
        <w:rPr>
          <w:sz w:val="24"/>
          <w:szCs w:val="24"/>
        </w:rPr>
        <w:t>).</w:t>
      </w:r>
    </w:p>
    <w:p w14:paraId="5FCE615C" w14:textId="77777777" w:rsidR="00D232DF" w:rsidRPr="00D232DF" w:rsidRDefault="00D232DF" w:rsidP="00D232DF">
      <w:pPr>
        <w:spacing w:line="480" w:lineRule="auto"/>
        <w:ind w:firstLine="720"/>
        <w:rPr>
          <w:rFonts w:asciiTheme="majorBidi" w:hAnsiTheme="majorBidi" w:cstheme="majorBidi"/>
          <w:sz w:val="24"/>
          <w:szCs w:val="24"/>
        </w:rPr>
      </w:pPr>
      <w:commentRangeStart w:id="27"/>
      <w:r w:rsidRPr="00D232DF">
        <w:rPr>
          <w:rFonts w:asciiTheme="majorBidi" w:hAnsiTheme="majorBidi" w:cstheme="majorBidi"/>
          <w:sz w:val="24"/>
          <w:szCs w:val="24"/>
        </w:rPr>
        <w:t xml:space="preserve">Overall, 274 mutual DEGs have been identified ‎between the three NDs, </w:t>
      </w:r>
      <w:commentRangeEnd w:id="27"/>
      <w:r w:rsidR="00442CDD">
        <w:rPr>
          <w:rStyle w:val="CommentReference"/>
        </w:rPr>
        <w:commentReference w:id="27"/>
      </w:r>
      <w:r w:rsidRPr="00D232DF">
        <w:rPr>
          <w:rFonts w:asciiTheme="majorBidi" w:hAnsiTheme="majorBidi" w:cstheme="majorBidi"/>
          <w:sz w:val="24"/>
          <w:szCs w:val="24"/>
        </w:rPr>
        <w:t>as shown in Fig. 4. The mutual DEGs are reported with their P-adjusted and log fold change (</w:t>
      </w:r>
      <w:proofErr w:type="spellStart"/>
      <w:r w:rsidRPr="00D232DF">
        <w:rPr>
          <w:rFonts w:asciiTheme="majorBidi" w:hAnsiTheme="majorBidi" w:cstheme="majorBidi"/>
          <w:sz w:val="24"/>
          <w:szCs w:val="24"/>
        </w:rPr>
        <w:t>lfc</w:t>
      </w:r>
      <w:proofErr w:type="spellEnd"/>
      <w:r w:rsidRPr="00D232DF">
        <w:rPr>
          <w:rFonts w:asciiTheme="majorBidi" w:hAnsiTheme="majorBidi" w:cstheme="majorBidi"/>
          <w:sz w:val="24"/>
          <w:szCs w:val="24"/>
        </w:rPr>
        <w:t xml:space="preserve">) values from each ‎disease dataset (‎Supplementary Table S2.4, Additional File 2). According to the Kyoto Encyclopedia of Genes and Genomes (KEGG) classification, most mutual DEGs fall under the following categories: enzymes, membrane trafficking proteins, transcription factors, and cell cycle proteins. For example, 58 of the DEGs were classified as enzymes, 22 as membrane </w:t>
      </w:r>
      <w:r w:rsidRPr="00D232DF">
        <w:rPr>
          <w:sz w:val="24"/>
          <w:szCs w:val="24"/>
        </w:rPr>
        <w:t>trafficking proteins, and 18 proteins as transcription factors</w:t>
      </w:r>
      <w:r w:rsidRPr="00D232DF">
        <w:rPr>
          <w:rFonts w:asciiTheme="majorBidi" w:hAnsiTheme="majorBidi" w:cstheme="majorBidi"/>
          <w:sz w:val="24"/>
          <w:szCs w:val="24"/>
        </w:rPr>
        <w:t xml:space="preserve"> (</w:t>
      </w:r>
      <w:r w:rsidRPr="00D232DF">
        <w:rPr>
          <w:rFonts w:asciiTheme="majorBidi" w:hAnsiTheme="majorBidi" w:cstheme="majorBidi"/>
          <w:sz w:val="24"/>
          <w:szCs w:val="24"/>
          <w:highlight w:val="yellow"/>
        </w:rPr>
        <w:t>‎</w:t>
      </w:r>
      <w:r w:rsidRPr="00D232DF">
        <w:rPr>
          <w:rFonts w:asciiTheme="majorBidi" w:hAnsiTheme="majorBidi" w:cstheme="majorBidi"/>
          <w:sz w:val="24"/>
          <w:szCs w:val="24"/>
        </w:rPr>
        <w:t xml:space="preserve">Supplementary Table S2.5, Additional File 2). </w:t>
      </w:r>
    </w:p>
    <w:p w14:paraId="0279E5FA" w14:textId="77777777" w:rsidR="00D232DF" w:rsidRPr="00D232DF" w:rsidRDefault="00D232DF" w:rsidP="00A50C60">
      <w:pPr>
        <w:ind w:firstLine="720"/>
        <w:rPr>
          <w:sz w:val="24"/>
          <w:szCs w:val="24"/>
        </w:rPr>
      </w:pPr>
    </w:p>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6"/>
        <w:gridCol w:w="3153"/>
        <w:gridCol w:w="3132"/>
      </w:tblGrid>
      <w:tr w:rsidR="009E082F" w14:paraId="3CB754CA" w14:textId="77777777" w:rsidTr="00E843DF">
        <w:tc>
          <w:tcPr>
            <w:tcW w:w="9781" w:type="dxa"/>
            <w:gridSpan w:val="3"/>
          </w:tcPr>
          <w:p w14:paraId="007C5436" w14:textId="50D100FA" w:rsidR="009E082F" w:rsidRDefault="00656B8B" w:rsidP="009E082F">
            <w:pPr>
              <w:jc w:val="center"/>
              <w:rPr>
                <w:rFonts w:asciiTheme="majorBidi" w:hAnsiTheme="majorBidi" w:cstheme="majorBidi"/>
                <w:b/>
                <w:sz w:val="24"/>
              </w:rPr>
            </w:pPr>
            <w:r>
              <w:rPr>
                <w:rFonts w:asciiTheme="majorBidi" w:hAnsiTheme="majorBidi" w:cstheme="majorBidi"/>
                <w:b/>
                <w:noProof/>
                <w:sz w:val="24"/>
              </w:rPr>
              <w:drawing>
                <wp:inline distT="0" distB="0" distL="0" distR="0" wp14:anchorId="7D1F5CA5" wp14:editId="6AE5C7A2">
                  <wp:extent cx="6277852" cy="1715678"/>
                  <wp:effectExtent l="0" t="0" r="0" b="0"/>
                  <wp:docPr id="10" name="Picture 10" descr="A graph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red and green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54040" cy="1736500"/>
                          </a:xfrm>
                          <a:prstGeom prst="rect">
                            <a:avLst/>
                          </a:prstGeom>
                        </pic:spPr>
                      </pic:pic>
                    </a:graphicData>
                  </a:graphic>
                </wp:inline>
              </w:drawing>
            </w:r>
          </w:p>
        </w:tc>
      </w:tr>
      <w:tr w:rsidR="00656B8B" w14:paraId="10E5AEC5" w14:textId="77777777" w:rsidTr="00E843DF">
        <w:tc>
          <w:tcPr>
            <w:tcW w:w="3544" w:type="dxa"/>
          </w:tcPr>
          <w:p w14:paraId="2BD26BCA" w14:textId="35F6D783" w:rsidR="009E082F" w:rsidRPr="00E843DF" w:rsidRDefault="00E843DF" w:rsidP="009E082F">
            <w:pPr>
              <w:jc w:val="center"/>
              <w:rPr>
                <w:rFonts w:asciiTheme="majorBidi" w:hAnsiTheme="majorBidi" w:cstheme="majorBidi"/>
                <w:bCs/>
                <w:sz w:val="24"/>
              </w:rPr>
            </w:pPr>
            <w:r w:rsidRPr="00E843DF">
              <w:rPr>
                <w:rFonts w:asciiTheme="majorBidi" w:hAnsiTheme="majorBidi" w:cstheme="majorBidi"/>
                <w:bCs/>
                <w:sz w:val="24"/>
              </w:rPr>
              <w:t>(a)</w:t>
            </w:r>
          </w:p>
        </w:tc>
        <w:tc>
          <w:tcPr>
            <w:tcW w:w="3124" w:type="dxa"/>
          </w:tcPr>
          <w:p w14:paraId="427DDE9A" w14:textId="7C858B1B" w:rsidR="009E082F" w:rsidRPr="00E843DF" w:rsidRDefault="00E843DF" w:rsidP="009E082F">
            <w:pPr>
              <w:jc w:val="center"/>
              <w:rPr>
                <w:rFonts w:asciiTheme="majorBidi" w:hAnsiTheme="majorBidi" w:cstheme="majorBidi"/>
                <w:bCs/>
                <w:sz w:val="24"/>
              </w:rPr>
            </w:pPr>
            <w:r w:rsidRPr="00E843DF">
              <w:rPr>
                <w:rFonts w:asciiTheme="majorBidi" w:hAnsiTheme="majorBidi" w:cstheme="majorBidi"/>
                <w:bCs/>
                <w:sz w:val="24"/>
              </w:rPr>
              <w:t>(b)</w:t>
            </w:r>
          </w:p>
        </w:tc>
        <w:tc>
          <w:tcPr>
            <w:tcW w:w="3113" w:type="dxa"/>
          </w:tcPr>
          <w:p w14:paraId="71D198F4" w14:textId="4E5E6680" w:rsidR="009E082F" w:rsidRPr="00E843DF" w:rsidRDefault="00E843DF" w:rsidP="009E082F">
            <w:pPr>
              <w:jc w:val="center"/>
              <w:rPr>
                <w:rFonts w:asciiTheme="majorBidi" w:hAnsiTheme="majorBidi" w:cstheme="majorBidi"/>
                <w:bCs/>
                <w:sz w:val="24"/>
              </w:rPr>
            </w:pPr>
            <w:r w:rsidRPr="00E843DF">
              <w:rPr>
                <w:rFonts w:asciiTheme="majorBidi" w:hAnsiTheme="majorBidi" w:cstheme="majorBidi"/>
                <w:bCs/>
                <w:sz w:val="24"/>
              </w:rPr>
              <w:t>(c)</w:t>
            </w:r>
          </w:p>
        </w:tc>
      </w:tr>
    </w:tbl>
    <w:p w14:paraId="07751E2C" w14:textId="399D0BBE" w:rsidR="00035DA7" w:rsidRDefault="00035DA7" w:rsidP="00D232DF">
      <w:pPr>
        <w:jc w:val="center"/>
        <w:rPr>
          <w:rFonts w:asciiTheme="majorBidi" w:hAnsiTheme="majorBidi" w:cstheme="majorBidi"/>
          <w:i/>
          <w:iCs/>
          <w:sz w:val="24"/>
          <w:szCs w:val="24"/>
        </w:rPr>
      </w:pPr>
      <w:r w:rsidRPr="00E35D88">
        <w:rPr>
          <w:rFonts w:asciiTheme="majorBidi" w:hAnsiTheme="majorBidi" w:cstheme="majorBidi"/>
          <w:b/>
          <w:i/>
          <w:iCs/>
          <w:sz w:val="24"/>
          <w:szCs w:val="24"/>
        </w:rPr>
        <w:t xml:space="preserve">Fig. </w:t>
      </w:r>
      <w:r w:rsidR="00B608B2">
        <w:rPr>
          <w:rFonts w:asciiTheme="majorBidi" w:hAnsiTheme="majorBidi" w:cstheme="majorBidi"/>
          <w:b/>
          <w:i/>
          <w:iCs/>
          <w:sz w:val="24"/>
          <w:szCs w:val="24"/>
        </w:rPr>
        <w:t>3</w:t>
      </w:r>
      <w:r w:rsidRPr="00E35D88">
        <w:rPr>
          <w:rFonts w:asciiTheme="majorBidi" w:hAnsiTheme="majorBidi" w:cstheme="majorBidi"/>
          <w:b/>
          <w:i/>
          <w:iCs/>
          <w:sz w:val="24"/>
          <w:szCs w:val="24"/>
        </w:rPr>
        <w:t>.</w:t>
      </w:r>
      <w:r w:rsidRPr="00E35D88">
        <w:rPr>
          <w:rFonts w:asciiTheme="majorBidi" w:hAnsiTheme="majorBidi" w:cstheme="majorBidi"/>
          <w:i/>
          <w:iCs/>
          <w:sz w:val="24"/>
          <w:szCs w:val="24"/>
        </w:rPr>
        <w:t xml:space="preserve"> Volcano plot</w:t>
      </w:r>
      <w:r w:rsidR="00684E8B">
        <w:rPr>
          <w:rFonts w:asciiTheme="majorBidi" w:hAnsiTheme="majorBidi" w:cstheme="majorBidi"/>
          <w:i/>
          <w:iCs/>
          <w:sz w:val="24"/>
          <w:szCs w:val="24"/>
        </w:rPr>
        <w:t>s</w:t>
      </w:r>
      <w:r w:rsidRPr="00E35D88">
        <w:rPr>
          <w:rFonts w:asciiTheme="majorBidi" w:hAnsiTheme="majorBidi" w:cstheme="majorBidi"/>
          <w:i/>
          <w:iCs/>
          <w:sz w:val="24"/>
          <w:szCs w:val="24"/>
        </w:rPr>
        <w:t xml:space="preserve"> for DEGs in (a) AD, (b) PD, (c) HD</w:t>
      </w:r>
    </w:p>
    <w:p w14:paraId="1CF97D59" w14:textId="77777777" w:rsidR="00D232DF" w:rsidRPr="00D232DF" w:rsidRDefault="00D232DF" w:rsidP="00D232DF">
      <w:pPr>
        <w:jc w:val="center"/>
        <w:rPr>
          <w:rFonts w:asciiTheme="majorBidi" w:hAnsiTheme="majorBidi" w:cstheme="majorBidi"/>
          <w:i/>
          <w:iCs/>
          <w:sz w:val="24"/>
          <w:szCs w:val="24"/>
        </w:rPr>
      </w:pPr>
    </w:p>
    <w:p w14:paraId="489CE102" w14:textId="7D4E2940" w:rsidR="00656B8B" w:rsidRPr="00E35D88" w:rsidRDefault="00656B8B" w:rsidP="00D232DF">
      <w:pPr>
        <w:spacing w:line="480" w:lineRule="auto"/>
        <w:jc w:val="center"/>
        <w:rPr>
          <w:rFonts w:asciiTheme="majorBidi" w:hAnsiTheme="majorBidi" w:cstheme="majorBidi"/>
          <w:szCs w:val="28"/>
        </w:rPr>
      </w:pPr>
      <w:r>
        <w:rPr>
          <w:rFonts w:asciiTheme="majorBidi" w:hAnsiTheme="majorBidi" w:cstheme="majorBidi"/>
          <w:noProof/>
          <w:szCs w:val="28"/>
        </w:rPr>
        <w:drawing>
          <wp:inline distT="0" distB="0" distL="0" distR="0" wp14:anchorId="3A917F73" wp14:editId="6F2834A2">
            <wp:extent cx="2377440" cy="2566185"/>
            <wp:effectExtent l="0" t="0" r="0" b="0"/>
            <wp:docPr id="11" name="Picture 11" descr="A diagram of a number of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number of colored circles&#10;&#10;Description automatically generated"/>
                    <pic:cNvPicPr/>
                  </pic:nvPicPr>
                  <pic:blipFill rotWithShape="1">
                    <a:blip r:embed="rId15" cstate="print">
                      <a:extLst>
                        <a:ext uri="{28A0092B-C50C-407E-A947-70E740481C1C}">
                          <a14:useLocalDpi xmlns:a14="http://schemas.microsoft.com/office/drawing/2010/main" val="0"/>
                        </a:ext>
                      </a:extLst>
                    </a:blip>
                    <a:srcRect l="7772" t="6367" r="8166" b="2577"/>
                    <a:stretch/>
                  </pic:blipFill>
                  <pic:spPr bwMode="auto">
                    <a:xfrm>
                      <a:off x="0" y="0"/>
                      <a:ext cx="2377440" cy="2566185"/>
                    </a:xfrm>
                    <a:prstGeom prst="rect">
                      <a:avLst/>
                    </a:prstGeom>
                    <a:ln>
                      <a:noFill/>
                    </a:ln>
                    <a:extLst>
                      <a:ext uri="{53640926-AAD7-44D8-BBD7-CCE9431645EC}">
                        <a14:shadowObscured xmlns:a14="http://schemas.microsoft.com/office/drawing/2010/main"/>
                      </a:ext>
                    </a:extLst>
                  </pic:spPr>
                </pic:pic>
              </a:graphicData>
            </a:graphic>
          </wp:inline>
        </w:drawing>
      </w:r>
    </w:p>
    <w:p w14:paraId="331339B4" w14:textId="77777777" w:rsidR="00035DA7" w:rsidRPr="00E35D88" w:rsidRDefault="00035DA7" w:rsidP="00035DA7">
      <w:pPr>
        <w:spacing w:line="480" w:lineRule="auto"/>
        <w:jc w:val="center"/>
        <w:rPr>
          <w:rFonts w:asciiTheme="majorBidi" w:hAnsiTheme="majorBidi" w:cstheme="majorBidi"/>
          <w:i/>
          <w:iCs/>
          <w:sz w:val="24"/>
          <w:szCs w:val="24"/>
        </w:rPr>
      </w:pPr>
      <w:r w:rsidRPr="00E35D88">
        <w:rPr>
          <w:rFonts w:asciiTheme="majorBidi" w:hAnsiTheme="majorBidi" w:cstheme="majorBidi"/>
          <w:b/>
          <w:i/>
          <w:iCs/>
          <w:sz w:val="24"/>
          <w:szCs w:val="24"/>
        </w:rPr>
        <w:t>Fig. 4.</w:t>
      </w:r>
      <w:r w:rsidRPr="00E35D88">
        <w:rPr>
          <w:rFonts w:asciiTheme="majorBidi" w:hAnsiTheme="majorBidi" w:cstheme="majorBidi"/>
          <w:i/>
          <w:iCs/>
          <w:sz w:val="24"/>
          <w:szCs w:val="24"/>
        </w:rPr>
        <w:t xml:space="preserve">‎ The mutual DEGs between AD, HD, and PD </w:t>
      </w:r>
    </w:p>
    <w:p w14:paraId="1C956461" w14:textId="68AA74C4" w:rsidR="00BA4589" w:rsidRPr="00D232DF" w:rsidRDefault="00BA4589" w:rsidP="00BA4589">
      <w:pPr>
        <w:pStyle w:val="Heading2"/>
        <w:rPr>
          <w:color w:val="auto"/>
          <w:sz w:val="28"/>
          <w:szCs w:val="24"/>
        </w:rPr>
      </w:pPr>
      <w:r w:rsidRPr="00D232DF">
        <w:rPr>
          <w:color w:val="auto"/>
          <w:sz w:val="28"/>
          <w:szCs w:val="24"/>
        </w:rPr>
        <w:t>Validation of Selected Mutual DEGs</w:t>
      </w:r>
    </w:p>
    <w:p w14:paraId="2A3894C3" w14:textId="58D9B666" w:rsidR="00BA4589" w:rsidRDefault="00BA4589" w:rsidP="001A6E7A">
      <w:pPr>
        <w:spacing w:line="480" w:lineRule="auto"/>
        <w:ind w:firstLine="720"/>
        <w:rPr>
          <w:sz w:val="24"/>
          <w:szCs w:val="21"/>
        </w:rPr>
      </w:pPr>
      <w:r w:rsidRPr="00D232DF">
        <w:rPr>
          <w:sz w:val="24"/>
          <w:szCs w:val="21"/>
        </w:rPr>
        <w:t xml:space="preserve">The </w:t>
      </w:r>
      <w:r w:rsidR="00CB4758" w:rsidRPr="00D232DF">
        <w:rPr>
          <w:sz w:val="24"/>
          <w:szCs w:val="21"/>
        </w:rPr>
        <w:t xml:space="preserve">genes involved in the three mutual pathways were </w:t>
      </w:r>
      <w:commentRangeStart w:id="28"/>
      <w:r w:rsidR="00CB4758" w:rsidRPr="00D232DF">
        <w:rPr>
          <w:sz w:val="24"/>
          <w:szCs w:val="21"/>
        </w:rPr>
        <w:t>screened</w:t>
      </w:r>
      <w:commentRangeEnd w:id="28"/>
      <w:r w:rsidR="00442CDD">
        <w:rPr>
          <w:rStyle w:val="CommentReference"/>
        </w:rPr>
        <w:commentReference w:id="28"/>
      </w:r>
      <w:r w:rsidR="00684E8B" w:rsidRPr="00D232DF">
        <w:rPr>
          <w:sz w:val="24"/>
          <w:szCs w:val="21"/>
        </w:rPr>
        <w:t>,</w:t>
      </w:r>
      <w:r w:rsidR="00CB4758" w:rsidRPr="00D232DF">
        <w:rPr>
          <w:sz w:val="24"/>
          <w:szCs w:val="21"/>
        </w:rPr>
        <w:t xml:space="preserve"> and those mutually differentially expressed in the three diseases were included in the validation process (Supplementary Table </w:t>
      </w:r>
      <w:r w:rsidR="001A6E7A" w:rsidRPr="00D232DF">
        <w:rPr>
          <w:sz w:val="24"/>
          <w:szCs w:val="21"/>
        </w:rPr>
        <w:t>S</w:t>
      </w:r>
      <w:r w:rsidR="00D7644E" w:rsidRPr="00D232DF">
        <w:rPr>
          <w:sz w:val="24"/>
          <w:szCs w:val="21"/>
        </w:rPr>
        <w:t>1</w:t>
      </w:r>
      <w:r w:rsidR="001A6E7A" w:rsidRPr="00D232DF">
        <w:rPr>
          <w:sz w:val="24"/>
          <w:szCs w:val="21"/>
        </w:rPr>
        <w:t>.5</w:t>
      </w:r>
      <w:r w:rsidR="00CB4758" w:rsidRPr="00D232DF">
        <w:rPr>
          <w:sz w:val="24"/>
          <w:szCs w:val="21"/>
        </w:rPr>
        <w:t xml:space="preserve">, Additional File </w:t>
      </w:r>
      <w:r w:rsidR="00D7644E" w:rsidRPr="00D232DF">
        <w:rPr>
          <w:sz w:val="24"/>
          <w:szCs w:val="21"/>
        </w:rPr>
        <w:t>1</w:t>
      </w:r>
      <w:r w:rsidR="00CB4758" w:rsidRPr="00D232DF">
        <w:rPr>
          <w:sz w:val="24"/>
          <w:szCs w:val="21"/>
        </w:rPr>
        <w:t xml:space="preserve">). The genes were NFKB1, NFKBIA, RELA, TRIM4, and SMAD4. </w:t>
      </w:r>
      <w:r w:rsidR="00D232DF">
        <w:rPr>
          <w:sz w:val="24"/>
          <w:szCs w:val="24"/>
        </w:rPr>
        <w:t>The first four genes</w:t>
      </w:r>
      <w:r w:rsidR="00B066FC" w:rsidRPr="00D232DF">
        <w:rPr>
          <w:sz w:val="24"/>
          <w:szCs w:val="24"/>
        </w:rPr>
        <w:t xml:space="preserve"> are involved in both pathways of NF-</w:t>
      </w:r>
      <w:proofErr w:type="spellStart"/>
      <w:r w:rsidR="00B066FC" w:rsidRPr="00D232DF">
        <w:rPr>
          <w:sz w:val="24"/>
          <w:szCs w:val="24"/>
        </w:rPr>
        <w:t>κB</w:t>
      </w:r>
      <w:proofErr w:type="spellEnd"/>
      <w:r w:rsidR="00B066FC" w:rsidRPr="00D232DF">
        <w:rPr>
          <w:sz w:val="24"/>
          <w:szCs w:val="24"/>
        </w:rPr>
        <w:t xml:space="preserve"> transcription </w:t>
      </w:r>
      <w:r w:rsidR="00B066FC" w:rsidRPr="00D232DF">
        <w:rPr>
          <w:sz w:val="24"/>
          <w:szCs w:val="24"/>
        </w:rPr>
        <w:lastRenderedPageBreak/>
        <w:t xml:space="preserve">factor activation </w:t>
      </w:r>
      <w:r w:rsidR="00D232DF" w:rsidRPr="00D232DF">
        <w:rPr>
          <w:sz w:val="24"/>
          <w:szCs w:val="24"/>
        </w:rPr>
        <w:t>and</w:t>
      </w:r>
      <w:r w:rsidR="00B066FC" w:rsidRPr="00D232DF">
        <w:rPr>
          <w:sz w:val="24"/>
          <w:szCs w:val="24"/>
        </w:rPr>
        <w:t xml:space="preserve"> among the mutual DEGs between the three diseases. The pathway of RUNX3 regulating BCL2L11 (BIM) transcription is the third mutually significant enriched pathway between AD, PD, and HD in which </w:t>
      </w:r>
      <w:r w:rsidR="00D232DF">
        <w:rPr>
          <w:sz w:val="24"/>
          <w:szCs w:val="24"/>
        </w:rPr>
        <w:t>the fifth gene (</w:t>
      </w:r>
      <w:r w:rsidR="00B066FC" w:rsidRPr="00D232DF">
        <w:rPr>
          <w:sz w:val="24"/>
          <w:szCs w:val="24"/>
        </w:rPr>
        <w:t>SMAD4</w:t>
      </w:r>
      <w:r w:rsidR="00D232DF">
        <w:rPr>
          <w:sz w:val="24"/>
          <w:szCs w:val="24"/>
        </w:rPr>
        <w:t>)</w:t>
      </w:r>
      <w:r w:rsidR="00B066FC" w:rsidRPr="00D232DF">
        <w:rPr>
          <w:sz w:val="24"/>
          <w:szCs w:val="24"/>
        </w:rPr>
        <w:t xml:space="preserve"> is a key mutual DEG involved in this pathway. </w:t>
      </w:r>
      <w:r w:rsidR="00CB4758" w:rsidRPr="00D232DF">
        <w:rPr>
          <w:sz w:val="24"/>
          <w:szCs w:val="21"/>
        </w:rPr>
        <w:t xml:space="preserve">To evaluate the impact of these genes in healthy and diseased conditions, receiver operating characteristic (ROC) curve analyses (Fig. </w:t>
      </w:r>
      <w:r w:rsidR="009A7330" w:rsidRPr="00D232DF">
        <w:rPr>
          <w:sz w:val="24"/>
          <w:szCs w:val="21"/>
        </w:rPr>
        <w:t>5</w:t>
      </w:r>
      <w:r w:rsidR="00CB4758" w:rsidRPr="00D232DF">
        <w:rPr>
          <w:sz w:val="24"/>
          <w:szCs w:val="21"/>
        </w:rPr>
        <w:t xml:space="preserve">) were performed using their raw expression values in the three diseases independently in the studied datasets. Most genes had areas under the curve (AUC) of over 0.71, with the highest NFKBIA achieving an AUC of 0.93 in the Alzheimer's dataset. External datasets have also been used for further validation (Fig. </w:t>
      </w:r>
      <w:r w:rsidR="009A7330" w:rsidRPr="00D232DF">
        <w:rPr>
          <w:sz w:val="24"/>
          <w:szCs w:val="21"/>
        </w:rPr>
        <w:t>6</w:t>
      </w:r>
      <w:r w:rsidR="00CB4758" w:rsidRPr="00D232DF">
        <w:rPr>
          <w:sz w:val="24"/>
          <w:szCs w:val="21"/>
        </w:rPr>
        <w:t>). We searched the Gene Expression Omnibus (GEO) database for external datasets for each disease. The external datasets were GSE184942, GSE106608, and GSE97100 for AD, PD, and HD, respectively (44,45). Most genes had areas under the curve (AUC)</w:t>
      </w:r>
      <w:r w:rsidR="00CB4758" w:rsidRPr="00E35D88">
        <w:t xml:space="preserve"> </w:t>
      </w:r>
      <w:r w:rsidR="00CB4758" w:rsidRPr="00D232DF">
        <w:rPr>
          <w:sz w:val="24"/>
          <w:szCs w:val="21"/>
        </w:rPr>
        <w:t xml:space="preserve">of </w:t>
      </w:r>
      <w:commentRangeStart w:id="29"/>
      <w:r w:rsidR="00061DCD" w:rsidRPr="00D232DF">
        <w:rPr>
          <w:sz w:val="24"/>
          <w:szCs w:val="21"/>
        </w:rPr>
        <w:t xml:space="preserve">around </w:t>
      </w:r>
      <w:commentRangeEnd w:id="29"/>
      <w:r w:rsidR="00C92945">
        <w:rPr>
          <w:rStyle w:val="CommentReference"/>
        </w:rPr>
        <w:commentReference w:id="29"/>
      </w:r>
      <w:r w:rsidR="00CB4758" w:rsidRPr="00D232DF">
        <w:rPr>
          <w:sz w:val="24"/>
          <w:szCs w:val="21"/>
        </w:rPr>
        <w:t>0.</w:t>
      </w:r>
      <w:commentRangeStart w:id="30"/>
      <w:commentRangeStart w:id="31"/>
      <w:r w:rsidR="00CB4758" w:rsidRPr="00D232DF">
        <w:rPr>
          <w:sz w:val="24"/>
          <w:szCs w:val="21"/>
        </w:rPr>
        <w:t>6</w:t>
      </w:r>
      <w:commentRangeEnd w:id="30"/>
      <w:r w:rsidR="00684E8B" w:rsidRPr="00D232DF">
        <w:rPr>
          <w:rStyle w:val="CommentReference"/>
          <w:sz w:val="15"/>
          <w:szCs w:val="15"/>
        </w:rPr>
        <w:commentReference w:id="30"/>
      </w:r>
      <w:commentRangeEnd w:id="31"/>
      <w:r w:rsidR="00061DCD" w:rsidRPr="00D232DF">
        <w:rPr>
          <w:rStyle w:val="CommentReference"/>
          <w:sz w:val="15"/>
          <w:szCs w:val="15"/>
        </w:rPr>
        <w:commentReference w:id="31"/>
      </w:r>
      <w:r w:rsidR="00061DCD" w:rsidRPr="00D232DF">
        <w:rPr>
          <w:sz w:val="24"/>
          <w:szCs w:val="21"/>
        </w:rPr>
        <w:t xml:space="preserve"> or more</w:t>
      </w:r>
      <w:r w:rsidR="00CB4758" w:rsidRPr="00D232DF">
        <w:rPr>
          <w:sz w:val="24"/>
          <w:szCs w:val="21"/>
        </w:rPr>
        <w:t xml:space="preserve">. ROC analysis for external validation datasets showed lower AUC values for the selected genes. </w:t>
      </w:r>
      <w:commentRangeStart w:id="32"/>
      <w:r w:rsidR="00CB4758" w:rsidRPr="00D232DF">
        <w:rPr>
          <w:sz w:val="24"/>
          <w:szCs w:val="21"/>
        </w:rPr>
        <w:t>This can be attributed to the difference in sample size between the datasets included in the primary analysis and the external validation dataset</w:t>
      </w:r>
      <w:commentRangeEnd w:id="32"/>
      <w:r w:rsidR="00C92945">
        <w:rPr>
          <w:rStyle w:val="CommentReference"/>
        </w:rPr>
        <w:commentReference w:id="32"/>
      </w:r>
      <w:r w:rsidR="00CB4758" w:rsidRPr="00D232DF">
        <w:rPr>
          <w:sz w:val="24"/>
          <w:szCs w:val="21"/>
        </w:rPr>
        <w:t>. The latter had less sample size. However, they were selected for validation due to their experimental design similarities.</w:t>
      </w:r>
    </w:p>
    <w:p w14:paraId="33374132" w14:textId="00A72E66" w:rsidR="007363FA" w:rsidRDefault="007363FA" w:rsidP="001A6E7A">
      <w:pPr>
        <w:spacing w:line="480" w:lineRule="auto"/>
        <w:ind w:firstLine="720"/>
        <w:rPr>
          <w:sz w:val="24"/>
          <w:szCs w:val="21"/>
        </w:rPr>
      </w:pPr>
    </w:p>
    <w:p w14:paraId="28ABABF0" w14:textId="0A1A6938" w:rsidR="007363FA" w:rsidRDefault="007363FA" w:rsidP="001A6E7A">
      <w:pPr>
        <w:spacing w:line="480" w:lineRule="auto"/>
        <w:ind w:firstLine="720"/>
        <w:rPr>
          <w:sz w:val="24"/>
          <w:szCs w:val="21"/>
        </w:rPr>
      </w:pPr>
    </w:p>
    <w:p w14:paraId="3243352E" w14:textId="164892B5" w:rsidR="007363FA" w:rsidRDefault="007363FA" w:rsidP="001A6E7A">
      <w:pPr>
        <w:spacing w:line="480" w:lineRule="auto"/>
        <w:ind w:firstLine="720"/>
        <w:rPr>
          <w:sz w:val="24"/>
          <w:szCs w:val="21"/>
        </w:rPr>
      </w:pPr>
    </w:p>
    <w:p w14:paraId="7930F3C8" w14:textId="77777777" w:rsidR="007363FA" w:rsidRPr="00D232DF" w:rsidRDefault="007363FA" w:rsidP="001A6E7A">
      <w:pPr>
        <w:spacing w:line="480" w:lineRule="auto"/>
        <w:ind w:firstLine="720"/>
        <w:rPr>
          <w:sz w:val="24"/>
          <w:szCs w:val="2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7363FA" w14:paraId="79E14792" w14:textId="77777777" w:rsidTr="007363FA">
        <w:tc>
          <w:tcPr>
            <w:tcW w:w="9350" w:type="dxa"/>
            <w:gridSpan w:val="2"/>
          </w:tcPr>
          <w:p w14:paraId="1AFD137C" w14:textId="77E17D33" w:rsidR="007363FA" w:rsidRDefault="007363FA" w:rsidP="007363FA">
            <w:pPr>
              <w:jc w:val="center"/>
              <w:rPr>
                <w:rFonts w:asciiTheme="majorBidi" w:hAnsiTheme="majorBidi" w:cstheme="majorBidi"/>
                <w:b/>
                <w:i/>
                <w:sz w:val="24"/>
              </w:rPr>
            </w:pPr>
            <w:r>
              <w:rPr>
                <w:rFonts w:asciiTheme="majorBidi" w:hAnsiTheme="majorBidi" w:cstheme="majorBidi"/>
                <w:b/>
                <w:i/>
                <w:noProof/>
                <w:sz w:val="24"/>
              </w:rPr>
              <w:lastRenderedPageBreak/>
              <w:drawing>
                <wp:inline distT="0" distB="0" distL="0" distR="0" wp14:anchorId="208CFDB2" wp14:editId="6E34D8DE">
                  <wp:extent cx="5904000" cy="1601526"/>
                  <wp:effectExtent l="0" t="0" r="1905" b="0"/>
                  <wp:docPr id="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4000" cy="1601526"/>
                          </a:xfrm>
                          <a:prstGeom prst="rect">
                            <a:avLst/>
                          </a:prstGeom>
                        </pic:spPr>
                      </pic:pic>
                    </a:graphicData>
                  </a:graphic>
                </wp:inline>
              </w:drawing>
            </w:r>
          </w:p>
        </w:tc>
      </w:tr>
      <w:tr w:rsidR="007363FA" w14:paraId="3AD94A2D" w14:textId="77777777" w:rsidTr="007363FA">
        <w:tc>
          <w:tcPr>
            <w:tcW w:w="4675" w:type="dxa"/>
          </w:tcPr>
          <w:p w14:paraId="5283AFD6" w14:textId="275E02F0" w:rsidR="007363FA" w:rsidRPr="007363FA" w:rsidRDefault="007363FA" w:rsidP="007363FA">
            <w:pPr>
              <w:jc w:val="center"/>
              <w:rPr>
                <w:rFonts w:asciiTheme="majorBidi" w:hAnsiTheme="majorBidi" w:cstheme="majorBidi"/>
                <w:bCs/>
                <w:iCs/>
                <w:sz w:val="24"/>
              </w:rPr>
            </w:pPr>
            <w:r w:rsidRPr="007363FA">
              <w:rPr>
                <w:rFonts w:asciiTheme="majorBidi" w:hAnsiTheme="majorBidi" w:cstheme="majorBidi"/>
                <w:bCs/>
                <w:iCs/>
                <w:sz w:val="24"/>
              </w:rPr>
              <w:t>(a)</w:t>
            </w:r>
          </w:p>
        </w:tc>
        <w:tc>
          <w:tcPr>
            <w:tcW w:w="4675" w:type="dxa"/>
          </w:tcPr>
          <w:p w14:paraId="20FD9211" w14:textId="4AB9434A" w:rsidR="007363FA" w:rsidRPr="007363FA" w:rsidRDefault="007363FA" w:rsidP="007363FA">
            <w:pPr>
              <w:jc w:val="center"/>
              <w:rPr>
                <w:rFonts w:asciiTheme="majorBidi" w:hAnsiTheme="majorBidi" w:cstheme="majorBidi"/>
                <w:bCs/>
                <w:iCs/>
                <w:sz w:val="24"/>
              </w:rPr>
            </w:pPr>
            <w:r w:rsidRPr="007363FA">
              <w:rPr>
                <w:rFonts w:asciiTheme="majorBidi" w:hAnsiTheme="majorBidi" w:cstheme="majorBidi"/>
                <w:bCs/>
                <w:iCs/>
                <w:sz w:val="24"/>
              </w:rPr>
              <w:t>(b)</w:t>
            </w:r>
          </w:p>
        </w:tc>
      </w:tr>
      <w:tr w:rsidR="007363FA" w14:paraId="5DB15548" w14:textId="77777777" w:rsidTr="007363FA">
        <w:tc>
          <w:tcPr>
            <w:tcW w:w="9350" w:type="dxa"/>
            <w:gridSpan w:val="2"/>
          </w:tcPr>
          <w:p w14:paraId="3055913B" w14:textId="48F9FCB2" w:rsidR="007363FA" w:rsidRPr="007363FA" w:rsidRDefault="007363FA" w:rsidP="007363FA">
            <w:pPr>
              <w:jc w:val="center"/>
              <w:rPr>
                <w:rFonts w:asciiTheme="majorBidi" w:hAnsiTheme="majorBidi" w:cstheme="majorBidi"/>
                <w:b/>
                <w:iCs/>
                <w:sz w:val="24"/>
              </w:rPr>
            </w:pPr>
            <w:r>
              <w:rPr>
                <w:rFonts w:asciiTheme="majorBidi" w:hAnsiTheme="majorBidi" w:cstheme="majorBidi"/>
                <w:b/>
                <w:iCs/>
                <w:noProof/>
                <w:sz w:val="24"/>
              </w:rPr>
              <w:drawing>
                <wp:inline distT="0" distB="0" distL="0" distR="0" wp14:anchorId="39600D2F" wp14:editId="5501A03C">
                  <wp:extent cx="3168000" cy="1720400"/>
                  <wp:effectExtent l="0" t="0" r="0" b="0"/>
                  <wp:docPr id="2" name="Picture 2" descr="A graph of a number of pat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number of patien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8000" cy="1720400"/>
                          </a:xfrm>
                          <a:prstGeom prst="rect">
                            <a:avLst/>
                          </a:prstGeom>
                        </pic:spPr>
                      </pic:pic>
                    </a:graphicData>
                  </a:graphic>
                </wp:inline>
              </w:drawing>
            </w:r>
          </w:p>
        </w:tc>
      </w:tr>
      <w:tr w:rsidR="007363FA" w14:paraId="2C372AB6" w14:textId="77777777" w:rsidTr="007363FA">
        <w:tc>
          <w:tcPr>
            <w:tcW w:w="9350" w:type="dxa"/>
            <w:gridSpan w:val="2"/>
          </w:tcPr>
          <w:p w14:paraId="5BE99CF4" w14:textId="6D1C97B3" w:rsidR="007363FA" w:rsidRPr="007363FA" w:rsidRDefault="007363FA" w:rsidP="007363FA">
            <w:pPr>
              <w:jc w:val="center"/>
              <w:rPr>
                <w:rFonts w:asciiTheme="majorBidi" w:hAnsiTheme="majorBidi" w:cstheme="majorBidi"/>
                <w:bCs/>
                <w:iCs/>
                <w:sz w:val="24"/>
              </w:rPr>
            </w:pPr>
            <w:r w:rsidRPr="007363FA">
              <w:rPr>
                <w:rFonts w:asciiTheme="majorBidi" w:hAnsiTheme="majorBidi" w:cstheme="majorBidi"/>
                <w:bCs/>
                <w:iCs/>
                <w:sz w:val="24"/>
              </w:rPr>
              <w:t>(c)</w:t>
            </w:r>
          </w:p>
        </w:tc>
      </w:tr>
    </w:tbl>
    <w:p w14:paraId="38FC50FD" w14:textId="77777777" w:rsidR="007363FA" w:rsidRDefault="007363FA" w:rsidP="000E0880">
      <w:pPr>
        <w:spacing w:line="480" w:lineRule="auto"/>
        <w:jc w:val="center"/>
        <w:rPr>
          <w:rFonts w:asciiTheme="majorBidi" w:hAnsiTheme="majorBidi" w:cstheme="majorBidi"/>
          <w:b/>
          <w:i/>
          <w:sz w:val="24"/>
          <w:szCs w:val="24"/>
        </w:rPr>
      </w:pPr>
    </w:p>
    <w:p w14:paraId="7B0B2223" w14:textId="44AC0648" w:rsidR="00BA4589" w:rsidRDefault="009C1E98" w:rsidP="000E0880">
      <w:pPr>
        <w:spacing w:line="480" w:lineRule="auto"/>
        <w:jc w:val="center"/>
        <w:rPr>
          <w:rFonts w:asciiTheme="majorBidi" w:hAnsiTheme="majorBidi" w:cstheme="majorBidi"/>
          <w:i/>
          <w:iCs/>
          <w:sz w:val="24"/>
          <w:szCs w:val="24"/>
        </w:rPr>
      </w:pPr>
      <w:r w:rsidRPr="00E35D88">
        <w:rPr>
          <w:rFonts w:asciiTheme="majorBidi" w:hAnsiTheme="majorBidi" w:cstheme="majorBidi"/>
          <w:b/>
          <w:i/>
          <w:sz w:val="24"/>
          <w:szCs w:val="24"/>
        </w:rPr>
        <w:t xml:space="preserve">Fig. </w:t>
      </w:r>
      <w:r w:rsidR="009A7330">
        <w:rPr>
          <w:rFonts w:asciiTheme="majorBidi" w:hAnsiTheme="majorBidi" w:cstheme="majorBidi"/>
          <w:b/>
          <w:i/>
          <w:sz w:val="24"/>
          <w:szCs w:val="24"/>
        </w:rPr>
        <w:t>5</w:t>
      </w:r>
      <w:r w:rsidRPr="00E35D88">
        <w:rPr>
          <w:rFonts w:asciiTheme="majorBidi" w:hAnsiTheme="majorBidi" w:cstheme="majorBidi"/>
          <w:b/>
          <w:i/>
          <w:sz w:val="24"/>
          <w:szCs w:val="24"/>
        </w:rPr>
        <w:t>.</w:t>
      </w:r>
      <w:r w:rsidR="00714B3B" w:rsidRPr="00E35D88">
        <w:rPr>
          <w:rFonts w:asciiTheme="majorBidi" w:hAnsiTheme="majorBidi" w:cstheme="majorBidi"/>
          <w:i/>
          <w:iCs/>
          <w:sz w:val="24"/>
          <w:szCs w:val="24"/>
        </w:rPr>
        <w:t xml:space="preserve"> Internal validation using</w:t>
      </w:r>
      <w:r w:rsidR="00BA4589" w:rsidRPr="00E35D88">
        <w:rPr>
          <w:rFonts w:asciiTheme="majorBidi" w:hAnsiTheme="majorBidi" w:cstheme="majorBidi"/>
          <w:i/>
          <w:iCs/>
          <w:sz w:val="24"/>
          <w:szCs w:val="24"/>
        </w:rPr>
        <w:t xml:space="preserve"> ROC analysis curve for the selected DEGs in (a) AD, (b) PD, (c) HD</w:t>
      </w:r>
    </w:p>
    <w:p w14:paraId="1679CA35" w14:textId="734EDA81" w:rsidR="00156B0E" w:rsidRDefault="00156B0E" w:rsidP="000E0880">
      <w:pPr>
        <w:spacing w:line="480" w:lineRule="auto"/>
        <w:jc w:val="center"/>
        <w:rPr>
          <w:iCs/>
          <w:szCs w:val="24"/>
        </w:rPr>
      </w:pPr>
    </w:p>
    <w:p w14:paraId="332173CF" w14:textId="20A3A706" w:rsidR="00156B0E" w:rsidRDefault="00156B0E" w:rsidP="000E0880">
      <w:pPr>
        <w:spacing w:line="480" w:lineRule="auto"/>
        <w:jc w:val="center"/>
        <w:rPr>
          <w:iCs/>
          <w:szCs w:val="24"/>
        </w:rPr>
      </w:pPr>
    </w:p>
    <w:p w14:paraId="414B67DF" w14:textId="77777777" w:rsidR="00156B0E" w:rsidRPr="000E0880" w:rsidRDefault="00156B0E" w:rsidP="000E0880">
      <w:pPr>
        <w:spacing w:line="48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4"/>
        <w:gridCol w:w="4686"/>
      </w:tblGrid>
      <w:tr w:rsidR="007363FA" w14:paraId="0CACF2C5" w14:textId="77777777" w:rsidTr="007363FA">
        <w:tc>
          <w:tcPr>
            <w:tcW w:w="9350" w:type="dxa"/>
            <w:gridSpan w:val="2"/>
          </w:tcPr>
          <w:p w14:paraId="54C10A17" w14:textId="099BDEC5" w:rsidR="007363FA" w:rsidRDefault="007363FA" w:rsidP="000E0880">
            <w:pPr>
              <w:spacing w:line="480" w:lineRule="auto"/>
              <w:jc w:val="center"/>
              <w:rPr>
                <w:rFonts w:asciiTheme="majorBidi" w:hAnsiTheme="majorBidi" w:cstheme="majorBidi"/>
                <w:b/>
                <w:i/>
                <w:sz w:val="24"/>
              </w:rPr>
            </w:pPr>
            <w:r>
              <w:rPr>
                <w:rFonts w:asciiTheme="majorBidi" w:hAnsiTheme="majorBidi" w:cstheme="majorBidi"/>
                <w:b/>
                <w:i/>
                <w:noProof/>
                <w:sz w:val="24"/>
              </w:rPr>
              <w:lastRenderedPageBreak/>
              <w:drawing>
                <wp:inline distT="0" distB="0" distL="0" distR="0" wp14:anchorId="3BBDD108" wp14:editId="2F366C45">
                  <wp:extent cx="5943600" cy="1610995"/>
                  <wp:effectExtent l="0" t="0" r="0" b="1905"/>
                  <wp:docPr id="5"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inline>
              </w:drawing>
            </w:r>
          </w:p>
        </w:tc>
      </w:tr>
      <w:tr w:rsidR="007363FA" w14:paraId="240A0EF3" w14:textId="77777777" w:rsidTr="007363FA">
        <w:tc>
          <w:tcPr>
            <w:tcW w:w="4675" w:type="dxa"/>
          </w:tcPr>
          <w:p w14:paraId="61EA1DF2" w14:textId="737BCF58" w:rsidR="007363FA" w:rsidRDefault="007363FA" w:rsidP="007363FA">
            <w:pPr>
              <w:spacing w:line="480" w:lineRule="auto"/>
              <w:jc w:val="center"/>
              <w:rPr>
                <w:rFonts w:asciiTheme="majorBidi" w:hAnsiTheme="majorBidi" w:cstheme="majorBidi"/>
                <w:b/>
                <w:i/>
                <w:sz w:val="24"/>
              </w:rPr>
            </w:pPr>
            <w:r w:rsidRPr="007363FA">
              <w:rPr>
                <w:rFonts w:asciiTheme="majorBidi" w:hAnsiTheme="majorBidi" w:cstheme="majorBidi"/>
                <w:bCs/>
                <w:iCs/>
                <w:sz w:val="24"/>
              </w:rPr>
              <w:t>(a)</w:t>
            </w:r>
          </w:p>
        </w:tc>
        <w:tc>
          <w:tcPr>
            <w:tcW w:w="4675" w:type="dxa"/>
          </w:tcPr>
          <w:p w14:paraId="6D8BB776" w14:textId="6FCE5A8D" w:rsidR="007363FA" w:rsidRDefault="007363FA" w:rsidP="007363FA">
            <w:pPr>
              <w:spacing w:line="480" w:lineRule="auto"/>
              <w:jc w:val="center"/>
              <w:rPr>
                <w:rFonts w:asciiTheme="majorBidi" w:hAnsiTheme="majorBidi" w:cstheme="majorBidi"/>
                <w:b/>
                <w:i/>
                <w:sz w:val="24"/>
              </w:rPr>
            </w:pPr>
            <w:r w:rsidRPr="007363FA">
              <w:rPr>
                <w:rFonts w:asciiTheme="majorBidi" w:hAnsiTheme="majorBidi" w:cstheme="majorBidi"/>
                <w:bCs/>
                <w:iCs/>
                <w:sz w:val="24"/>
              </w:rPr>
              <w:t>(b)</w:t>
            </w:r>
          </w:p>
        </w:tc>
      </w:tr>
      <w:tr w:rsidR="007363FA" w14:paraId="44711E71" w14:textId="77777777" w:rsidTr="007363FA">
        <w:tc>
          <w:tcPr>
            <w:tcW w:w="9350" w:type="dxa"/>
            <w:gridSpan w:val="2"/>
          </w:tcPr>
          <w:p w14:paraId="70BE0274" w14:textId="018656B5" w:rsidR="007363FA" w:rsidRDefault="007363FA" w:rsidP="007363FA">
            <w:pPr>
              <w:spacing w:line="480" w:lineRule="auto"/>
              <w:jc w:val="center"/>
              <w:rPr>
                <w:rFonts w:asciiTheme="majorBidi" w:hAnsiTheme="majorBidi" w:cstheme="majorBidi"/>
                <w:b/>
                <w:i/>
                <w:sz w:val="24"/>
              </w:rPr>
            </w:pPr>
            <w:r>
              <w:rPr>
                <w:rFonts w:asciiTheme="majorBidi" w:hAnsiTheme="majorBidi" w:cstheme="majorBidi"/>
                <w:b/>
                <w:i/>
                <w:noProof/>
                <w:sz w:val="24"/>
              </w:rPr>
              <w:drawing>
                <wp:inline distT="0" distB="0" distL="0" distR="0" wp14:anchorId="19B8FD27" wp14:editId="20F622F0">
                  <wp:extent cx="3852000" cy="2083221"/>
                  <wp:effectExtent l="0" t="0" r="0" b="0"/>
                  <wp:docPr id="6"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2000" cy="2083221"/>
                          </a:xfrm>
                          <a:prstGeom prst="rect">
                            <a:avLst/>
                          </a:prstGeom>
                        </pic:spPr>
                      </pic:pic>
                    </a:graphicData>
                  </a:graphic>
                </wp:inline>
              </w:drawing>
            </w:r>
          </w:p>
        </w:tc>
      </w:tr>
      <w:tr w:rsidR="007363FA" w14:paraId="51AEB8E3" w14:textId="77777777" w:rsidTr="007363FA">
        <w:tc>
          <w:tcPr>
            <w:tcW w:w="9350" w:type="dxa"/>
            <w:gridSpan w:val="2"/>
          </w:tcPr>
          <w:p w14:paraId="01EF3AC8" w14:textId="10333FB8" w:rsidR="007363FA" w:rsidRPr="007363FA" w:rsidRDefault="007363FA" w:rsidP="007363FA">
            <w:pPr>
              <w:spacing w:line="480" w:lineRule="auto"/>
              <w:jc w:val="center"/>
              <w:rPr>
                <w:rFonts w:asciiTheme="majorBidi" w:hAnsiTheme="majorBidi" w:cstheme="majorBidi"/>
                <w:bCs/>
                <w:iCs/>
                <w:sz w:val="24"/>
              </w:rPr>
            </w:pPr>
            <w:r w:rsidRPr="007363FA">
              <w:rPr>
                <w:rFonts w:asciiTheme="majorBidi" w:hAnsiTheme="majorBidi" w:cstheme="majorBidi"/>
                <w:bCs/>
                <w:iCs/>
                <w:sz w:val="24"/>
              </w:rPr>
              <w:t>(c)</w:t>
            </w:r>
          </w:p>
        </w:tc>
      </w:tr>
    </w:tbl>
    <w:p w14:paraId="20ADB177" w14:textId="77777777" w:rsidR="007363FA" w:rsidRDefault="007363FA" w:rsidP="000E0880">
      <w:pPr>
        <w:spacing w:line="480" w:lineRule="auto"/>
        <w:jc w:val="center"/>
        <w:rPr>
          <w:rFonts w:asciiTheme="majorBidi" w:hAnsiTheme="majorBidi" w:cstheme="majorBidi"/>
          <w:b/>
          <w:i/>
          <w:sz w:val="24"/>
          <w:szCs w:val="24"/>
        </w:rPr>
      </w:pPr>
    </w:p>
    <w:p w14:paraId="6D4D8A13" w14:textId="34C5BB42" w:rsidR="00714B3B" w:rsidRDefault="009C1E98" w:rsidP="000E0880">
      <w:pPr>
        <w:spacing w:line="480" w:lineRule="auto"/>
        <w:jc w:val="center"/>
        <w:rPr>
          <w:rFonts w:asciiTheme="majorBidi" w:hAnsiTheme="majorBidi" w:cstheme="majorBidi"/>
          <w:i/>
          <w:iCs/>
          <w:sz w:val="24"/>
          <w:szCs w:val="24"/>
        </w:rPr>
      </w:pPr>
      <w:r w:rsidRPr="00E35D88">
        <w:rPr>
          <w:rFonts w:asciiTheme="majorBidi" w:hAnsiTheme="majorBidi" w:cstheme="majorBidi"/>
          <w:b/>
          <w:i/>
          <w:sz w:val="24"/>
          <w:szCs w:val="24"/>
        </w:rPr>
        <w:t xml:space="preserve">Fig. </w:t>
      </w:r>
      <w:r w:rsidR="009A7330">
        <w:rPr>
          <w:rFonts w:asciiTheme="majorBidi" w:hAnsiTheme="majorBidi" w:cstheme="majorBidi"/>
          <w:b/>
          <w:i/>
          <w:sz w:val="24"/>
          <w:szCs w:val="24"/>
        </w:rPr>
        <w:t>6</w:t>
      </w:r>
      <w:r w:rsidRPr="00E35D88">
        <w:rPr>
          <w:rFonts w:asciiTheme="majorBidi" w:hAnsiTheme="majorBidi" w:cstheme="majorBidi"/>
          <w:b/>
          <w:i/>
          <w:sz w:val="24"/>
          <w:szCs w:val="24"/>
        </w:rPr>
        <w:t>.</w:t>
      </w:r>
      <w:r w:rsidR="00714B3B" w:rsidRPr="00E35D88">
        <w:rPr>
          <w:rFonts w:asciiTheme="majorBidi" w:hAnsiTheme="majorBidi" w:cstheme="majorBidi"/>
          <w:i/>
          <w:iCs/>
          <w:sz w:val="24"/>
          <w:szCs w:val="24"/>
        </w:rPr>
        <w:t xml:space="preserve"> External validation using ROC analysis curve for the selected DEGs in (a) AD, (b) PD, (c) HD</w:t>
      </w:r>
    </w:p>
    <w:p w14:paraId="1DDD7D34" w14:textId="6B754302" w:rsidR="00275621" w:rsidRPr="00275621" w:rsidRDefault="00275621" w:rsidP="00275621">
      <w:pPr>
        <w:spacing w:line="480" w:lineRule="auto"/>
        <w:rPr>
          <w:rFonts w:asciiTheme="majorBidi" w:hAnsiTheme="majorBidi" w:cstheme="majorBidi"/>
          <w:szCs w:val="28"/>
        </w:rPr>
      </w:pPr>
      <w:r w:rsidRPr="00275621">
        <w:rPr>
          <w:rFonts w:asciiTheme="majorBidi" w:hAnsiTheme="majorBidi" w:cstheme="majorBidi"/>
          <w:szCs w:val="28"/>
        </w:rPr>
        <w:t>Drug Discovery</w:t>
      </w:r>
    </w:p>
    <w:p w14:paraId="3B11DF4D" w14:textId="25C174FE" w:rsidR="00275621" w:rsidRDefault="00275621" w:rsidP="00275621">
      <w:pPr>
        <w:spacing w:line="480" w:lineRule="auto"/>
        <w:rPr>
          <w:sz w:val="24"/>
          <w:szCs w:val="21"/>
        </w:rPr>
      </w:pPr>
      <w:r>
        <w:rPr>
          <w:rFonts w:asciiTheme="majorBidi" w:hAnsiTheme="majorBidi" w:cstheme="majorBidi"/>
          <w:sz w:val="24"/>
          <w:szCs w:val="24"/>
        </w:rPr>
        <w:tab/>
        <w:t xml:space="preserve">After filtering the CMAP transcriptomic signatures for FDA-approved drugs, </w:t>
      </w:r>
      <w:r w:rsidR="005D0A63">
        <w:rPr>
          <w:rFonts w:asciiTheme="majorBidi" w:hAnsiTheme="majorBidi" w:cstheme="majorBidi"/>
          <w:sz w:val="24"/>
          <w:szCs w:val="24"/>
        </w:rPr>
        <w:t>seventy-three</w:t>
      </w:r>
      <w:r>
        <w:rPr>
          <w:rFonts w:asciiTheme="majorBidi" w:hAnsiTheme="majorBidi" w:cstheme="majorBidi"/>
          <w:sz w:val="24"/>
          <w:szCs w:val="24"/>
        </w:rPr>
        <w:t xml:space="preserve"> drugs were found to downregulate the four genes of interest from the mutual pathways between AD, PD, and HD: </w:t>
      </w:r>
      <w:r w:rsidRPr="00D232DF">
        <w:rPr>
          <w:sz w:val="24"/>
          <w:szCs w:val="21"/>
        </w:rPr>
        <w:t>NFKB1, NFKBIA, RELA, and SMAD4</w:t>
      </w:r>
      <w:r>
        <w:rPr>
          <w:sz w:val="24"/>
          <w:szCs w:val="21"/>
        </w:rPr>
        <w:t xml:space="preserve"> (Fig. 7). </w:t>
      </w:r>
    </w:p>
    <w:p w14:paraId="4CE44104" w14:textId="7A2E7E5B" w:rsidR="00275621" w:rsidRDefault="00275621" w:rsidP="00275621">
      <w:pPr>
        <w:spacing w:line="48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4B25F4C" wp14:editId="4BE84CB2">
            <wp:extent cx="3441278" cy="7570694"/>
            <wp:effectExtent l="0" t="0" r="635" b="0"/>
            <wp:docPr id="7717882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246" name="Graphic 771788246"/>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446706" cy="7582636"/>
                    </a:xfrm>
                    <a:prstGeom prst="rect">
                      <a:avLst/>
                    </a:prstGeom>
                  </pic:spPr>
                </pic:pic>
              </a:graphicData>
            </a:graphic>
          </wp:inline>
        </w:drawing>
      </w:r>
    </w:p>
    <w:p w14:paraId="3BBCE64D" w14:textId="08D69D50" w:rsidR="00275621" w:rsidRPr="00275621" w:rsidRDefault="00275621" w:rsidP="00275621">
      <w:pPr>
        <w:spacing w:line="480" w:lineRule="auto"/>
        <w:jc w:val="center"/>
        <w:rPr>
          <w:rFonts w:asciiTheme="majorBidi" w:hAnsiTheme="majorBidi" w:cstheme="majorBidi"/>
          <w:sz w:val="24"/>
          <w:szCs w:val="24"/>
        </w:rPr>
      </w:pPr>
      <w:r>
        <w:rPr>
          <w:rFonts w:asciiTheme="majorBidi" w:hAnsiTheme="majorBidi" w:cstheme="majorBidi"/>
          <w:sz w:val="24"/>
          <w:szCs w:val="24"/>
        </w:rPr>
        <w:lastRenderedPageBreak/>
        <w:t xml:space="preserve">Fig. 7. Connectivity map (CMAP) gene expression profile of the FDA-approved drugs that can downregulate mutual upregulated genes in AD, PD, and HD. </w:t>
      </w:r>
    </w:p>
    <w:p w14:paraId="7F3084BE" w14:textId="764F7C0C" w:rsidR="00F5139C" w:rsidRPr="000E0880" w:rsidRDefault="00AF0169" w:rsidP="00BA4589">
      <w:pPr>
        <w:pStyle w:val="Heading1"/>
        <w:rPr>
          <w:b/>
          <w:bCs/>
          <w:color w:val="auto"/>
          <w:sz w:val="32"/>
          <w:szCs w:val="28"/>
        </w:rPr>
      </w:pPr>
      <w:r w:rsidRPr="000E0880">
        <w:rPr>
          <w:rFonts w:eastAsia="Times New Roman"/>
          <w:b/>
          <w:bCs/>
          <w:color w:val="auto"/>
          <w:sz w:val="32"/>
          <w:szCs w:val="28"/>
        </w:rPr>
        <w:t>Discussion</w:t>
      </w:r>
    </w:p>
    <w:p w14:paraId="4E16CA3F" w14:textId="1BD887FF" w:rsidR="00F5139C" w:rsidRPr="000E0880" w:rsidRDefault="00E42110" w:rsidP="002937D3">
      <w:pPr>
        <w:pStyle w:val="Heading2"/>
        <w:spacing w:line="480" w:lineRule="auto"/>
        <w:rPr>
          <w:color w:val="auto"/>
          <w:sz w:val="28"/>
          <w:szCs w:val="24"/>
        </w:rPr>
      </w:pPr>
      <w:r w:rsidRPr="000E0880">
        <w:rPr>
          <w:color w:val="auto"/>
          <w:sz w:val="28"/>
          <w:szCs w:val="24"/>
        </w:rPr>
        <w:t>Pathways:</w:t>
      </w:r>
      <w:r w:rsidR="003E16EF" w:rsidRPr="000E0880">
        <w:rPr>
          <w:color w:val="auto"/>
          <w:sz w:val="28"/>
          <w:szCs w:val="24"/>
        </w:rPr>
        <w:t xml:space="preserve"> “</w:t>
      </w:r>
      <w:r w:rsidR="00AF0169" w:rsidRPr="000E0880">
        <w:rPr>
          <w:color w:val="auto"/>
          <w:sz w:val="28"/>
          <w:szCs w:val="24"/>
        </w:rPr>
        <w:t>Activated Nuclear Factor Kappa B (NF-</w:t>
      </w:r>
      <w:proofErr w:type="spellStart"/>
      <w:r w:rsidR="00AF0169" w:rsidRPr="000E0880">
        <w:rPr>
          <w:color w:val="auto"/>
          <w:sz w:val="28"/>
          <w:szCs w:val="24"/>
          <w:shd w:val="clear" w:color="auto" w:fill="FFFFFF"/>
        </w:rPr>
        <w:t>κB</w:t>
      </w:r>
      <w:proofErr w:type="spellEnd"/>
      <w:r w:rsidR="00AF0169" w:rsidRPr="000E0880">
        <w:rPr>
          <w:color w:val="auto"/>
          <w:sz w:val="28"/>
          <w:szCs w:val="24"/>
        </w:rPr>
        <w:t>)</w:t>
      </w:r>
      <w:r w:rsidR="003E16EF" w:rsidRPr="000E0880">
        <w:rPr>
          <w:color w:val="auto"/>
          <w:sz w:val="28"/>
          <w:szCs w:val="24"/>
        </w:rPr>
        <w:t>”</w:t>
      </w:r>
      <w:r w:rsidR="00AF0169" w:rsidRPr="000E0880">
        <w:rPr>
          <w:color w:val="auto"/>
          <w:sz w:val="28"/>
          <w:szCs w:val="24"/>
        </w:rPr>
        <w:t xml:space="preserve"> </w:t>
      </w:r>
    </w:p>
    <w:p w14:paraId="5A78E06F" w14:textId="3B80A7C2" w:rsidR="00AF0169" w:rsidRPr="000E0880" w:rsidRDefault="00AF0169" w:rsidP="00A853D1">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Due to the</w:t>
      </w:r>
      <w:r w:rsidR="00A853D1" w:rsidRPr="000E0880">
        <w:rPr>
          <w:rFonts w:asciiTheme="majorBidi" w:hAnsiTheme="majorBidi" w:cstheme="majorBidi"/>
          <w:sz w:val="24"/>
          <w:szCs w:val="24"/>
        </w:rPr>
        <w:t>ir</w:t>
      </w:r>
      <w:r w:rsidRPr="000E0880">
        <w:rPr>
          <w:rFonts w:asciiTheme="majorBidi" w:hAnsiTheme="majorBidi" w:cstheme="majorBidi"/>
          <w:sz w:val="24"/>
          <w:szCs w:val="24"/>
        </w:rPr>
        <w:t xml:space="preserve"> complex and progressive nature, research efforts are being expended to conclude the resemblances and discrepancies between different </w:t>
      </w:r>
      <w:r w:rsidR="00983A02" w:rsidRPr="000E0880">
        <w:rPr>
          <w:rFonts w:asciiTheme="majorBidi" w:hAnsiTheme="majorBidi" w:cstheme="majorBidi"/>
          <w:sz w:val="24"/>
          <w:szCs w:val="24"/>
        </w:rPr>
        <w:t>NDs</w:t>
      </w:r>
      <w:r w:rsidRPr="000E0880">
        <w:rPr>
          <w:rFonts w:asciiTheme="majorBidi" w:hAnsiTheme="majorBidi" w:cstheme="majorBidi"/>
          <w:sz w:val="24"/>
          <w:szCs w:val="24"/>
        </w:rPr>
        <w:t xml:space="preserve">. </w:t>
      </w:r>
      <w:r w:rsidR="00A853D1" w:rsidRPr="000E0880">
        <w:rPr>
          <w:rFonts w:asciiTheme="majorBidi" w:hAnsiTheme="majorBidi" w:cstheme="majorBidi"/>
          <w:sz w:val="24"/>
          <w:szCs w:val="24"/>
        </w:rPr>
        <w:t>E</w:t>
      </w:r>
      <w:r w:rsidRPr="000E0880">
        <w:rPr>
          <w:rFonts w:asciiTheme="majorBidi" w:hAnsiTheme="majorBidi" w:cstheme="majorBidi"/>
          <w:sz w:val="24"/>
          <w:szCs w:val="24"/>
        </w:rPr>
        <w:t xml:space="preserve">arly diagnostic tests and therapeutic interventions </w:t>
      </w:r>
      <w:r w:rsidR="00F76575" w:rsidRPr="000E0880">
        <w:rPr>
          <w:rFonts w:asciiTheme="majorBidi" w:hAnsiTheme="majorBidi" w:cstheme="majorBidi"/>
          <w:sz w:val="24"/>
          <w:szCs w:val="24"/>
        </w:rPr>
        <w:t>are</w:t>
      </w:r>
      <w:r w:rsidRPr="000E0880">
        <w:rPr>
          <w:rFonts w:asciiTheme="majorBidi" w:hAnsiTheme="majorBidi" w:cstheme="majorBidi"/>
          <w:sz w:val="24"/>
          <w:szCs w:val="24"/>
        </w:rPr>
        <w:t xml:space="preserve"> sought to help limit the inevitable nerve damage </w:t>
      </w:r>
      <w:r w:rsidR="00F76575" w:rsidRPr="000E0880">
        <w:rPr>
          <w:rFonts w:asciiTheme="majorBidi" w:hAnsiTheme="majorBidi" w:cstheme="majorBidi"/>
          <w:sz w:val="24"/>
          <w:szCs w:val="24"/>
        </w:rPr>
        <w:t>threatening</w:t>
      </w:r>
      <w:r w:rsidRPr="000E0880">
        <w:rPr>
          <w:rFonts w:asciiTheme="majorBidi" w:hAnsiTheme="majorBidi" w:cstheme="majorBidi"/>
          <w:sz w:val="24"/>
          <w:szCs w:val="24"/>
        </w:rPr>
        <w:t xml:space="preserve"> the patients’ quality of life and </w:t>
      </w:r>
      <w:r w:rsidR="00A853D1" w:rsidRPr="000E0880">
        <w:rPr>
          <w:rFonts w:asciiTheme="majorBidi" w:hAnsiTheme="majorBidi" w:cstheme="majorBidi"/>
          <w:sz w:val="24"/>
          <w:szCs w:val="24"/>
        </w:rPr>
        <w:t>reduc</w:t>
      </w:r>
      <w:r w:rsidR="00F76575" w:rsidRPr="000E0880">
        <w:rPr>
          <w:rFonts w:asciiTheme="majorBidi" w:hAnsiTheme="majorBidi" w:cstheme="majorBidi"/>
          <w:sz w:val="24"/>
          <w:szCs w:val="24"/>
        </w:rPr>
        <w:t>e</w:t>
      </w:r>
      <w:r w:rsidR="00A853D1" w:rsidRPr="000E0880">
        <w:rPr>
          <w:rFonts w:asciiTheme="majorBidi" w:hAnsiTheme="majorBidi" w:cstheme="majorBidi"/>
          <w:sz w:val="24"/>
          <w:szCs w:val="24"/>
        </w:rPr>
        <w:t xml:space="preserve"> the</w:t>
      </w:r>
      <w:r w:rsidRPr="000E0880">
        <w:rPr>
          <w:rFonts w:asciiTheme="majorBidi" w:hAnsiTheme="majorBidi" w:cstheme="majorBidi"/>
          <w:sz w:val="24"/>
          <w:szCs w:val="24"/>
        </w:rPr>
        <w:t xml:space="preserve"> global burden</w:t>
      </w:r>
      <w:r w:rsidR="00A853D1" w:rsidRPr="000E0880">
        <w:rPr>
          <w:rFonts w:asciiTheme="majorBidi" w:hAnsiTheme="majorBidi" w:cstheme="majorBidi"/>
          <w:sz w:val="24"/>
          <w:szCs w:val="24"/>
        </w:rPr>
        <w:t xml:space="preserve"> of </w:t>
      </w:r>
      <w:r w:rsidR="00983A02" w:rsidRPr="000E0880">
        <w:rPr>
          <w:rFonts w:asciiTheme="majorBidi" w:hAnsiTheme="majorBidi" w:cstheme="majorBidi"/>
          <w:sz w:val="24"/>
          <w:szCs w:val="24"/>
        </w:rPr>
        <w:t>NDs</w:t>
      </w:r>
      <w:r w:rsidRPr="000E0880">
        <w:rPr>
          <w:rFonts w:asciiTheme="majorBidi" w:hAnsiTheme="majorBidi" w:cstheme="majorBidi"/>
          <w:sz w:val="24"/>
          <w:szCs w:val="24"/>
        </w:rPr>
        <w:t>.</w:t>
      </w:r>
      <w:r w:rsidR="00A853D1" w:rsidRPr="000E0880">
        <w:rPr>
          <w:rFonts w:asciiTheme="majorBidi" w:hAnsiTheme="majorBidi" w:cstheme="majorBidi"/>
          <w:sz w:val="24"/>
          <w:szCs w:val="24"/>
        </w:rPr>
        <w:t xml:space="preserve"> </w:t>
      </w:r>
      <w:r w:rsidRPr="000E0880">
        <w:rPr>
          <w:sz w:val="24"/>
          <w:szCs w:val="24"/>
        </w:rPr>
        <w:t xml:space="preserve">Most </w:t>
      </w:r>
      <w:r w:rsidR="00983A02" w:rsidRPr="000E0880">
        <w:rPr>
          <w:sz w:val="24"/>
          <w:szCs w:val="24"/>
        </w:rPr>
        <w:t>NDs</w:t>
      </w:r>
      <w:r w:rsidRPr="000E0880">
        <w:rPr>
          <w:sz w:val="24"/>
          <w:szCs w:val="24"/>
        </w:rPr>
        <w:t xml:space="preserve"> share common pathophysiological pathways. In addition to </w:t>
      </w:r>
      <w:r w:rsidR="00394760" w:rsidRPr="000E0880">
        <w:rPr>
          <w:sz w:val="24"/>
          <w:szCs w:val="24"/>
        </w:rPr>
        <w:t>accumulating</w:t>
      </w:r>
      <w:r w:rsidRPr="000E0880">
        <w:rPr>
          <w:sz w:val="24"/>
          <w:szCs w:val="24"/>
        </w:rPr>
        <w:t xml:space="preserve"> irregular peptides or proteins, inflammation is </w:t>
      </w:r>
      <w:r w:rsidR="005D353C" w:rsidRPr="000E0880">
        <w:rPr>
          <w:sz w:val="24"/>
          <w:szCs w:val="24"/>
        </w:rPr>
        <w:t xml:space="preserve">a </w:t>
      </w:r>
      <w:r w:rsidR="00F76575" w:rsidRPr="000E0880">
        <w:rPr>
          <w:sz w:val="24"/>
          <w:szCs w:val="24"/>
        </w:rPr>
        <w:t>potential cause of NDs</w:t>
      </w:r>
      <w:r w:rsidRPr="000E0880">
        <w:rPr>
          <w:sz w:val="24"/>
          <w:szCs w:val="24"/>
        </w:rPr>
        <w:t xml:space="preserve">. Neuroinflammation was </w:t>
      </w:r>
      <w:r w:rsidR="00C33FF8" w:rsidRPr="000E0880">
        <w:rPr>
          <w:sz w:val="24"/>
          <w:szCs w:val="24"/>
        </w:rPr>
        <w:t>verified</w:t>
      </w:r>
      <w:r w:rsidRPr="000E0880">
        <w:rPr>
          <w:sz w:val="24"/>
          <w:szCs w:val="24"/>
        </w:rPr>
        <w:t xml:space="preserve"> to be involved in the progression of the three diseases</w:t>
      </w:r>
      <w:r w:rsidR="00F76575" w:rsidRPr="000E0880">
        <w:rPr>
          <w:sz w:val="24"/>
          <w:szCs w:val="24"/>
        </w:rPr>
        <w:t xml:space="preserve"> under study</w:t>
      </w:r>
      <w:r w:rsidRPr="000E0880">
        <w:rPr>
          <w:sz w:val="24"/>
          <w:szCs w:val="24"/>
        </w:rPr>
        <w:t xml:space="preserve"> </w:t>
      </w:r>
      <w:r w:rsidRPr="000E0880">
        <w:rPr>
          <w:sz w:val="24"/>
          <w:szCs w:val="24"/>
        </w:rPr>
        <w:fldChar w:fldCharType="begin" w:fldLock="1"/>
      </w:r>
      <w:r w:rsidR="008F2674" w:rsidRPr="000E0880">
        <w:rPr>
          <w:sz w:val="24"/>
          <w:szCs w:val="24"/>
        </w:rPr>
        <w:instrText>ADDIN CSL_CITATION {"citationItems":[{"id":"ITEM-1","itemData":{"DOI":"10.1016/j.brainresrev.2008.09.001","PMID":"18822314","abstract":"The key roles of toll-like receptors (TLRs) as mediators of the detection and responses of immune cells to invading pathogens are well known. There are at least 13 mammalian TLRs which are integral membrane proteins with a leucine-rich extracellular domain and a cytoplasmic domain similar to that of the interleukin-1 receptor which initiates downstream signaling through kinases to activate transcription factors such as AP-1 and NFκB. TLRs are activated in glial cells (microglia, astrocytes and oligodendrocytes) and lymphocytes that infiltrate the nervous system in response to inflammation caused by infectious agents, tissue injury or autoimmune conditions. By inducing the production of pro-inflammatory cytokines and cell adhesion molecules in immune cells, TLRs may indirectly damage neurons in conditions such as ischemic stroke and multiple sclerosis. Recent findings suggest that neurons also express a subset of TLRs and that their activation promotes neuronal degeneration in experimental models of stroke and Alzheimer’s disease. TLRs may also play roles in regulating the processes of neurogenesis and neurite outgrowth, suggesting roles in neuronal plasticity. A better understanding of the molecular and cellular biology of TLRs in the normal and diseases nervous system, may lead to novel approaches for preventing neuronal degeneration and promoting recovery of function in an array of neurodegenerative conditions.","author":[{"dropping-particle":"","family":"Okun","given":"Eitan","non-dropping-particle":"","parse-names":false,"suffix":""},{"dropping-particle":"","family":"Griffioen","given":"Kathleen J.","non-dropping-particle":"","parse-names":false,"suffix":""},{"dropping-particle":"","family":"Lathia","given":"Justin D","non-dropping-particle":"","parse-names":false,"suffix":""},{"dropping-particle":"","family":"Tang","given":"Sung-Chun","non-dropping-particle":"","parse-names":false,"suffix":""},{"dropping-particle":"","family":"Mattson","given":"Mark P","non-dropping-particle":"","parse-names":false,"suffix":""},{"dropping-particle":"V","family":"Arumugam","given":"Thiruma","non-dropping-particle":"","parse-names":false,"suffix":""}],"container-title":"Brain Res Rev","id":"ITEM-1","issue":"2","issued":{"date-parts":[["2009"]]},"page":"278–292","title":"Toll-like receptors in neurodegeneration","type":"article-journal","volume":"59"},"uris":["http://www.mendeley.com/documents/?uuid=d76b4ce3-0e76-4084-bdee-683808c113a6","http://www.mendeley.com/documents/?uuid=7cce942d-b999-4ee0-9d4b-5223a856ccb2"]},{"id":"ITEM-2","itemData":{"DOI":"10.1038/s41419-020-02754-w","ISSN":"20414889","PMID":"32683420","abstract":"The longevity-associated variant (LAV) of the bactericidal/permeability-increasing fold-containing family B member 4 (BPIFB4) has been found significantly enriched in long-living individuals. Neuroinflammation is a key player in Huntington’s disease (HD), a neurodegenerative disorder caused by neural death due to expanded CAG repeats encoding a long polyglutamine tract in the huntingtin protein (Htt). Herein, we showed that striatal-derived cell lines with expanded Htt (STHdh Q111/111) expressed and secreted lower levels of BPIFB4, when compared with Htt expressing cells (STHdh Q7/7), which correlated with a defective stress response to proteasome inhibition. Overexpression of LAV-BPIFB4 in STHdh Q111/111 cells was able to rescue both the BPIFB4 secretory profile and the proliferative/survival response. According to a well-established immunomodulatory role of LAV-BPIFB4, conditioned media from LAV-BPIFB4-overexpressing STHdh Q111/111 cells were able to educate Immortalized Human Microglia—SV40 microglial cells. While STHdh Q111/111 dying cells were ineffective to induce a CD163 + IL-10high pro-resolving microglia compared to normal STHdh Q7/7, LAV-BPIFB4 transduction promptly restored the central immune control through a mechanism involving the stromal cell-derived factor-1. In line with the in vitro results, adeno-associated viral-mediated administration of LAV-BPIFB4 exerted a CXCR4-dependent neuroprotective action in vivo in the R6/2 HD mouse model by preventing important hallmarks of the disease including motor dysfunction, body weight loss, and mutant huntingtin protein aggregation. In this view, LAV-BPIFB4, due to its pleiotropic ability in both immune compartment and cellular homeostasis, may represent a candidate for developing new treatment for HD.","author":[{"dropping-particle":"","family":"Pardo","given":"Alba","non-dropping-particle":"Di","parse-names":false,"suffix":""},{"dropping-particle":"","family":"Ciaglia","given":"Elena","non-dropping-particle":"","parse-names":false,"suffix":""},{"dropping-particle":"","family":"Cattaneo","given":"Monica","non-dropping-particle":"","parse-names":false,"suffix":""},{"dropping-particle":"","family":"Maciag","given":"Anna","non-dropping-particle":"","parse-names":false,"suffix":""},{"dropping-particle":"","family":"Montella","given":"Francesco","non-dropping-particle":"","parse-names":false,"suffix":""},{"dropping-particle":"","family":"Lopardo","given":"Valentina","non-dropping-particle":"","parse-names":false,"suffix":""},{"dropping-particle":"","family":"Ferrario","given":"Anna","non-dropping-particle":"","parse-names":false,"suffix":""},{"dropping-particle":"","family":"Villa","given":"Francesco","non-dropping-particle":"","parse-names":false,"suffix":""},{"dropping-particle":"","family":"Madonna","given":"Michele","non-dropping-particle":"","parse-names":false,"suffix":""},{"dropping-particle":"","family":"Amico","given":"Enrico","non-dropping-particle":"","parse-names":false,"suffix":""},{"dropping-particle":"","family":"Carrizzo","given":"Albino","non-dropping-particle":"","parse-names":false,"suffix":""},{"dropping-particle":"","family":"Damato","given":"Antonio","non-dropping-particle":"","parse-names":false,"suffix":""},{"dropping-particle":"","family":"Pepe","given":"Giuseppe","non-dropping-particle":"","parse-names":false,"suffix":""},{"dropping-particle":"","family":"Marracino","given":"Federico","non-dropping-particle":"","parse-names":false,"suffix":""},{"dropping-particle":"","family":"Auricchio","given":"Alberto","non-dropping-particle":"","parse-names":false,"suffix":""},{"dropping-particle":"","family":"Vecchione","given":"Carmine","non-dropping-particle":"","parse-names":false,"suffix":""},{"dropping-particle":"","family":"Maglione","given":"Vittorio","non-dropping-particle":"","parse-names":false,"suffix":""},{"dropping-particle":"","family":"Puca","given":"Annibale A.","non-dropping-particle":"","parse-names":false,"suffix":""}],"container-title":"Cell Death and Disease","id":"ITEM-2","issue":"7","issued":{"date-parts":[["2020"]]},"publisher":"Springer US","title":"The longevity-associated variant of BPIFB4 improves a CXCR4-mediated striatum–microglia crosstalk preventing disease progression in a mouse model of Huntington’s disease","type":"article-journal","volume":"11"},"uris":["http://www.mendeley.com/documents/?uuid=ad869e67-4451-49e3-963e-0c84404a2bc4","http://www.mendeley.com/documents/?uuid=8d123ce9-099d-4629-8828-39031c2ca936"]},{"id":"ITEM-3","itemData":{"DOI":"10.1016/j.biopha.2018.10.201","ISSN":"07533322","author":[{"dropping-particle":"","family":"Zhou","given":"Jiayin","non-dropping-particle":"","parse-names":false,"suffix":""},{"dropping-particle":"","family":"Deng","given":"Yuanyuan","non-dropping-particle":"","parse-names":false,"suffix":""},{"dropping-particle":"","family":"Li","given":"Fei","non-dropping-particle":"","parse-names":false,"suffix":""},{"dropping-particle":"","family":"Yin","given":"Caixia","non-dropping-particle":"","parse-names":false,"suffix":""},{"dropping-particle":"","family":"Shi","given":"Jingshan","non-dropping-particle":"","parse-names":false,"suffix":""},{"dropping-particle":"","family":"Gong","given":"Qihai","non-dropping-particle":"","parse-names":false,"suffix":""}],"container-title":"Biomedicine &amp; Pharmacotherapy","id":"ITEM-3","issued":{"date-parts":[["2019","3"]]},"page":"315-324","title":"Icariside II attenuates lipopolysaccharide-induced neuroinflammation through inhibiting TLR4/MyD88/NF-κB pathway in rats","type":"article-journal","volume":"111"},"uris":["http://www.mendeley.com/documents/?uuid=88c5880a-5b1a-4155-8ad2-b2bc2482d3ea"]}],"mendeley":{"formattedCitation":"(44–46)","plainTextFormattedCitation":"(44–46)","previouslyFormattedCitation":"(45–47)"},"properties":{"noteIndex":0},"schema":"https://github.com/citation-style-language/schema/raw/master/csl-citation.json"}</w:instrText>
      </w:r>
      <w:r w:rsidRPr="000E0880">
        <w:rPr>
          <w:sz w:val="24"/>
          <w:szCs w:val="24"/>
        </w:rPr>
        <w:fldChar w:fldCharType="separate"/>
      </w:r>
      <w:r w:rsidR="008F2674" w:rsidRPr="000E0880">
        <w:rPr>
          <w:noProof/>
          <w:sz w:val="24"/>
          <w:szCs w:val="24"/>
        </w:rPr>
        <w:t>(44–46)</w:t>
      </w:r>
      <w:r w:rsidRPr="000E0880">
        <w:rPr>
          <w:sz w:val="24"/>
          <w:szCs w:val="24"/>
        </w:rPr>
        <w:fldChar w:fldCharType="end"/>
      </w:r>
      <w:r w:rsidRPr="000E0880">
        <w:rPr>
          <w:sz w:val="24"/>
          <w:szCs w:val="24"/>
        </w:rPr>
        <w:t xml:space="preserve">. While local inflammation </w:t>
      </w:r>
      <w:r w:rsidR="00A853D1" w:rsidRPr="000E0880">
        <w:rPr>
          <w:sz w:val="24"/>
          <w:szCs w:val="24"/>
        </w:rPr>
        <w:t>is</w:t>
      </w:r>
      <w:r w:rsidRPr="000E0880">
        <w:rPr>
          <w:sz w:val="24"/>
          <w:szCs w:val="24"/>
        </w:rPr>
        <w:t xml:space="preserve"> </w:t>
      </w:r>
      <w:r w:rsidR="00E82802" w:rsidRPr="000E0880">
        <w:rPr>
          <w:sz w:val="24"/>
          <w:szCs w:val="24"/>
        </w:rPr>
        <w:t xml:space="preserve">one </w:t>
      </w:r>
      <w:r w:rsidRPr="000E0880">
        <w:rPr>
          <w:sz w:val="24"/>
          <w:szCs w:val="24"/>
        </w:rPr>
        <w:t xml:space="preserve">hypothesis, constant systematic inflammation </w:t>
      </w:r>
      <w:r w:rsidR="00A853D1" w:rsidRPr="000E0880">
        <w:rPr>
          <w:sz w:val="24"/>
          <w:szCs w:val="24"/>
        </w:rPr>
        <w:t>with</w:t>
      </w:r>
      <w:r w:rsidRPr="000E0880">
        <w:rPr>
          <w:sz w:val="24"/>
          <w:szCs w:val="24"/>
        </w:rPr>
        <w:t xml:space="preserve"> elevated proinflammatory and inflammatory mediators </w:t>
      </w:r>
      <w:r w:rsidR="00A853D1" w:rsidRPr="000E0880">
        <w:rPr>
          <w:sz w:val="24"/>
          <w:szCs w:val="24"/>
        </w:rPr>
        <w:t xml:space="preserve">can also </w:t>
      </w:r>
      <w:r w:rsidRPr="000E0880">
        <w:rPr>
          <w:sz w:val="24"/>
          <w:szCs w:val="24"/>
        </w:rPr>
        <w:t>caus</w:t>
      </w:r>
      <w:r w:rsidR="00A853D1" w:rsidRPr="000E0880">
        <w:rPr>
          <w:sz w:val="24"/>
          <w:szCs w:val="24"/>
        </w:rPr>
        <w:t>e</w:t>
      </w:r>
      <w:r w:rsidRPr="000E0880">
        <w:rPr>
          <w:sz w:val="24"/>
          <w:szCs w:val="24"/>
        </w:rPr>
        <w:t xml:space="preserve"> neuronal damage </w:t>
      </w:r>
      <w:r w:rsidRPr="000E0880">
        <w:rPr>
          <w:sz w:val="24"/>
          <w:szCs w:val="24"/>
        </w:rPr>
        <w:fldChar w:fldCharType="begin" w:fldLock="1"/>
      </w:r>
      <w:r w:rsidR="008F2674" w:rsidRPr="000E0880">
        <w:rPr>
          <w:sz w:val="24"/>
          <w:szCs w:val="24"/>
        </w:rPr>
        <w:instrText>ADDIN CSL_CITATION {"citationItems":[{"id":"ITEM-1","itemData":{"DOI":"10.1016/j.molcel.2020.01.022","ISSN":"10974164","PMID":"32035036","abstract":"Wu et al. demonstrate that, upon DA-DRD5 signaling activation, the DRD5 receptor can directly recruit TRAF6 and its negative regulator ARRB2 to form a multi-protein complex also containing downstream signaling proteins, such as IKKs and PP2A, that impairs TRAF6-mediated activation of NF-κB and inflammation during acute S. aureus infection.","author":[{"dropping-particle":"","family":"Wu","given":"Yuqing","non-dropping-particle":"","parse-names":false,"suffix":""},{"dropping-particle":"","family":"Hu","given":"Yingchao","non-dropping-particle":"","parse-names":false,"suffix":""},{"dropping-particle":"","family":"Wang","given":"Bingwei","non-dropping-particle":"","parse-names":false,"suffix":""},{"dropping-particle":"","family":"Li","given":"Sheng","non-dropping-particle":"","parse-names":false,"suffix":""},{"dropping-particle":"","family":"Ma","given":"Chunmei","non-dropping-particle":"","parse-names":false,"suffix":""},{"dropping-particle":"","family":"Liu","given":"Xue","non-dropping-particle":"","parse-names":false,"suffix":""},{"dropping-particle":"","family":"Moynagh","given":"Paul N.","non-dropping-particle":"","parse-names":false,"suffix":""},{"dropping-particle":"","family":"Zhou","given":"Jiawei","non-dropping-particle":"","parse-names":false,"suffix":""},{"dropping-particle":"","family":"Yang","given":"Shuo","non-dropping-particle":"","parse-names":false,"suffix":""}],"container-title":"Molecular Cell","id":"ITEM-1","issue":"1","issued":{"date-parts":[["2020"]]},"page":"42-56.e6","publisher":"Elsevier Inc.","title":"Dopamine uses the DRD5-ARRB2-PP2A signaling axis to block the TRAF6-mediated NF-κB pathway and suppress systemic inflammation","type":"article-journal","volume":"78"},"uris":["http://www.mendeley.com/documents/?uuid=6a9db024-b327-416a-a7b7-d5cf48397b38"]},{"id":"ITEM-2","itemData":{"DOI":"10.1016/j.lfs.2020.118519","ISSN":"00243205","author":[{"dropping-particle":"","family":"Wang","given":"Zeng-chun","non-dropping-particle":"","parse-names":false,"suffix":""},{"dropping-particle":"","family":"Chen","given":"Qiang","non-dropping-particle":"","parse-names":false,"suffix":""},{"dropping-particle":"","family":"Wang","given":"Jing","non-dropping-particle":"","parse-names":false,"suffix":""},{"dropping-particle":"","family":"Yu","given":"Ling-shan","non-dropping-particle":"","parse-names":false,"suffix":""},{"dropping-particle":"","family":"Chen","given":"Liang-wan","non-dropping-particle":"","parse-names":false,"suffix":""}],"container-title":"Life Sciences","id":"ITEM-2","issued":{"date-parts":[["2020","12"]]},"page":"118519","title":"Sulforaphane mitigates LPS-induced neuroinflammation through modulation of Cezanne/NF-κB signalling","type":"article-journal","volume":"262"},"uris":["http://www.mendeley.com/documents/?uuid=93120ff2-6640-4e73-a11e-27a97eb52935"]}],"mendeley":{"formattedCitation":"(47,48)","plainTextFormattedCitation":"(47,48)","previouslyFormattedCitation":"(48,49)"},"properties":{"noteIndex":0},"schema":"https://github.com/citation-style-language/schema/raw/master/csl-citation.json"}</w:instrText>
      </w:r>
      <w:r w:rsidRPr="000E0880">
        <w:rPr>
          <w:sz w:val="24"/>
          <w:szCs w:val="24"/>
        </w:rPr>
        <w:fldChar w:fldCharType="separate"/>
      </w:r>
      <w:r w:rsidR="008F2674" w:rsidRPr="000E0880">
        <w:rPr>
          <w:noProof/>
          <w:sz w:val="24"/>
          <w:szCs w:val="24"/>
        </w:rPr>
        <w:t>(47,48)</w:t>
      </w:r>
      <w:r w:rsidRPr="000E0880">
        <w:rPr>
          <w:sz w:val="24"/>
          <w:szCs w:val="24"/>
        </w:rPr>
        <w:fldChar w:fldCharType="end"/>
      </w:r>
      <w:r w:rsidRPr="000E0880">
        <w:rPr>
          <w:sz w:val="24"/>
          <w:szCs w:val="24"/>
        </w:rPr>
        <w:t>.</w:t>
      </w:r>
    </w:p>
    <w:p w14:paraId="3C36C065" w14:textId="48EFBD99" w:rsidR="00AF0169" w:rsidRPr="000E0880" w:rsidRDefault="00AF0169" w:rsidP="002937D3">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Nuclear factor kappa B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is a B cell-specific inducible transcriptional factor that regulates the transcription of proinflammatory mediators such as chemokines and cytokines. Under normal conditions,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finetunes inflammation and maintains cellular protection. It is present in the central nervous system glial cells and cerebral blood vessels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{"citationItems":[{"id":"ITEM-1","itemData":{"DOI":"10.1111/jnc.14687","ISSN":"14714159","PMID":"30802950","abstract":"Alzheimer's disease (AD) is a typical progressive, chronic neurodegenerative disorder with worldwide prevalence. Its clinical manifestation involves the presence of extracellular plaques and intracellular neurofibrillary tangles (NFTs). NFTs occur in brain tissues as a result of both Aβ agglomeration and Tau phosphorylation. Although there is no known cure for AD, research into possible cures and treatment options continues using cell-cultures and model animals/organisms. The nuclear factor-kappa β (NF-κβ) plays an active role in the progression of AD. Impairment to this signaling module triggers undesirable phenotypic changes such as neuroinflammation, activation of microglia, oxidative stress related complications, and apoptotic cell death. These imbalances further lead to homeostatic abnormalities in the brain or in initial stages of AD essentially pushing normal neurons toward the degeneration process. Interestingly, the role of NF-κβ signaling associated receptor-interacting protein kinase is currently observed in apoptotic and necrotic cell death, and has been reported in brains. Conversely, the NF-κβ signaling pathway has also been reported to be involved in normal brain functioning. This pathway plays a crucial role in maintaining synaptic plasticity and balancing between learning and memory. Since any impairment in the pathways associated with NF-κβ signaling causes altered neuronal dynamics, neurotherapeutics using compounds including, antioxidants, bioflavonoids, and non-steroidal anti-inflammatory drugs against such abnormalities offer possibilities to rectify aberrant excitatory neuronal activity in AD. In this review, we have provided an extensive overview of the crucial role of NF-κβ signaling in normal brain homeostasis. We have also thoroughly outlined several established pathomechanisms associated with NF-κβ pathways in AD, along with their respective therapeutic approaches. (Figure presented.).","author":[{"dropping-particle":"","family":"Jha","given":"Niraj Kumar","non-dropping-particle":"","parse-names":false,"suffix":""},{"dropping-particle":"","family":"Jha","given":"Saurabh Kumar","non-dropping-particle":"","parse-names":false,"suffix":""},{"dropping-particle":"","family":"Kar","given":"Rohan","non-dropping-particle":"","parse-names":false,"suffix":""},{"dropping-particle":"","family":"Nand","given":"Parma","non-dropping-particle":"","parse-names":false,"suffix":""},{"dropping-particle":"","family":"Swati","given":"Kumari","non-dropping-particle":"","parse-names":false,"suffix":""},{"dropping-particle":"","family":"Goswami","given":"Vineet Kumar","non-dropping-particle":"","parse-names":false,"suffix":""}],"container-title":"Journal of Neurochemistry","id":"ITEM-1","issue":"2","issued":{"date-parts":[["2019"]]},"page":"113-137","title":"Nuclear factor-kappa β as a therapeutic target for Alzheimer's disease","type":"article-journal","volume":"150"},"uris":["http://www.mendeley.com/documents/?uuid=e19cc825-417f-442d-bf74-ad3aa19b2683","http://www.mendeley.com/documents/?uuid=1c7d7463-9c48-4b10-8545-818c43001ccf"]},{"id":"ITEM-2","itemData":{"DOI":"10.3389/fimmu.2019.01107","ISSN":"1664-3224","PMID":"31156649","abstract":"In the protective responses of epithelial tissues, not only immune cells but also non-immune cells directly respond to external agents. Epithelial cells can be involved in the organization of immune responses through two phases. First, the exogenous harmful agents trigger the primary responses of the epithelial cells leading to various types of immune cell activation. Second, cytokines produced by the immune cells that are activated directly by the external agents and indirectly by the epithelial cell products elicit the secondary responses giving rise to further propagation of immune responses. TRAF6 is a ubiquitin E3 ligase, which intermediates between various types of receptors for exogenous agents or endogenous mediators and activation of subsequent transcriptional responses via NF-kappaB and MAPK pathways. TRAF6 ubiquitously participates in many protective responses in immune and non-immune cells. Particularly, epithelial TRAF6 has an essential role in the primary and secondary responses via driving type 17 response in psoriatic inflammation of the skin. Consistently, many psoriasis susceptibility genes encode the TRAF6 signaling players, such as ACT1 (TRAF3IP2), A20 (TNFAIP3), ABIN1 (TNIP1), IL-36Ra (IL36RN), IkappaBzeta (NFKBIZ), and CARD14. Herein, we describe the principal functions of TRAF6, especially in terms of positive and regulatory immune controls by interaction between immune cells and epithelial cells. In addition, we discuss how TRAF6 in the epithelial cells can organize the differentiation of immune responses and drive inflammatory loops in the epithelial immune microenvironment, which is termed EIME.","author":[{"dropping-particle":"","family":"Dainichi","given":"Teruki","non-dropping-particle":"","parse-names":false,"suffix":""},{"dropping-particle":"","family":"Matsumoto","given":"Reiko","non-dropping-particle":"","parse-names":false,"suffix":""},{"dropping-particle":"","family":"Mostafa","given":"Alshimaa","non-dropping-particle":"","parse-names":false,"suffix":""},{"dropping-particle":"","family":"Kabashima","given":"Kenji","non-dropping-particle":"","parse-names":false,"suffix":""}],"container-title":"Frontiers in immunology","id":"ITEM-2","issued":{"date-parts":[["2019"]]},"page":"1107","title":"Immune control by TRAF6-mediated pathways of epithelial cells in the EIME (Epithelial Immune Microenvironment).","type":"article-journal","volume":"10"},"uris":["http://www.mendeley.com/documents/?uuid=cb85e35c-2402-4327-9d5f-c7da637a0ece"]},{"id":"ITEM-3","itemData":{"DOI":"10.3389/fimmu.2018.01849","ISSN":"1664-3224","PMID":"30140268","abstract":"Tumor necrosis factor receptor (TNFR)-associated factors (TRAFs) are a family of structurally related proteins that transduces signals from members of TNFR superfamily and various other immune receptors. Major downstream signaling events mediated by the TRAF molecules include activation of the transcription factor nuclear factor κB (NF-κB) and the mitogen-activated protein kinases (MAPKs). In addition, some TRAF family members, particularly TRAF2 and TRAF3, serve as negative regulators of specific signaling pathways, such as the noncanonical NF-κB and proinflammatory toll-like receptor pathways. Thus, TRAFs possess important and complex signaling functions in the immune system and play an important role in regulating immune and inflammatory responses. This review will focus on the role of TRAF proteins in the regulation of NF-κB and MAPK signaling pathways.","author":[{"dropping-particle":"","family":"Shi","given":"Jian-Hong","non-dropping-particle":"","parse-names":false,"suffix":""},{"dropping-particle":"","family":"Sun","given":"Shao-Cong","non-dropping-particle":"","parse-names":false,"suffix":""}],"container-title":"Frontiers in immunology","id":"ITEM-3","issued":{"date-parts":[["2018"]]},"page":"1849","title":"Tumor necrosis factor receptor-associated factor regulation of nuclear factor κB and mitogen-activated protein kinase pathways.","type":"article-journal","volume":"9"},"uris":["http://www.mendeley.com/documents/?uuid=4e40cee2-a25b-41b7-9ffb-daa3d8e3abf1"]}],"mendeley":{"formattedCitation":"(49–51)","plainTextFormattedCitation":"(49–51)","previouslyFormattedCitation":"(50–52)"},"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(49–51)</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and its subunits reside inactivated by the inhibitor </w:t>
      </w:r>
      <w:proofErr w:type="spellStart"/>
      <w:r w:rsidRPr="000E0880">
        <w:rPr>
          <w:rFonts w:asciiTheme="majorBidi" w:hAnsiTheme="majorBidi" w:cstheme="majorBidi"/>
          <w:sz w:val="24"/>
          <w:szCs w:val="24"/>
          <w:shd w:val="clear" w:color="auto" w:fill="FFFFFF"/>
        </w:rPr>
        <w:t>I</w:t>
      </w:r>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in the cytoplasm. Canonical and noncanonical pathways activate the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members to be translocated to the nucleus and exert their regulatory actions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{"citationItems":[{"id":"ITEM-1","itemData":{"DOI":"10.3389/fimmu.2018.01849","ISSN":"1664-3224","PMID":"30140268","abstract":"Tumor necrosis factor receptor (TNFR)-associated factors (TRAFs) are a family of structurally related proteins that transduces signals from members of TNFR superfamily and various other immune receptors. Major downstream signaling events mediated by the TRAF molecules include activation of the transcription factor nuclear factor κB (NF-κB) and the mitogen-activated protein kinases (MAPKs). In addition, some TRAF family members, particularly TRAF2 and TRAF3, serve as negative regulators of specific signaling pathways, such as the noncanonical NF-κB and proinflammatory toll-like receptor pathways. Thus, TRAFs possess important and complex signaling functions in the immune system and play an important role in regulating immune and inflammatory responses. This review will focus on the role of TRAF proteins in the regulation of NF-κB and MAPK signaling pathways.","author":[{"dropping-particle":"","family":"Shi","given":"Jian-Hong","non-dropping-particle":"","parse-names":false,"suffix":""},{"dropping-particle":"","family":"Sun","given":"Shao-Cong","non-dropping-particle":"","parse-names":false,"suffix":""}],"container-title":"Frontiers in immunology","id":"ITEM-1","issued":{"date-parts":[["2018"]]},"page":"1849","title":"Tumor necrosis factor receptor-associated factor regulation of nuclear factor κB and mitogen-activated protein kinase pathways.","type":"article-journal","volume":"9"},"uris":["http://www.mendeley.com/documents/?uuid=4e40cee2-a25b-41b7-9ffb-daa3d8e3abf1"]}],"mendeley":{"formattedCitation":"(51)","plainTextFormattedCitation":"(51)","previouslyFormattedCitation":"(52)"},"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(51)</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However, inducible activation of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w:t>
      </w:r>
      <w:r w:rsidR="000C06F5" w:rsidRPr="000E0880">
        <w:rPr>
          <w:rFonts w:asciiTheme="majorBidi" w:hAnsiTheme="majorBidi" w:cstheme="majorBidi"/>
          <w:sz w:val="24"/>
          <w:szCs w:val="24"/>
        </w:rPr>
        <w:t>was</w:t>
      </w:r>
      <w:r w:rsidRPr="000E0880">
        <w:rPr>
          <w:rFonts w:asciiTheme="majorBidi" w:hAnsiTheme="majorBidi" w:cstheme="majorBidi"/>
          <w:sz w:val="24"/>
          <w:szCs w:val="24"/>
        </w:rPr>
        <w:t xml:space="preserve"> proved to be involved in neuroinflammation and tissue damage in Parkinson’s and </w:t>
      </w:r>
      <w:r w:rsidR="00394760" w:rsidRPr="000E0880">
        <w:rPr>
          <w:rFonts w:asciiTheme="majorBidi" w:hAnsiTheme="majorBidi" w:cstheme="majorBidi"/>
          <w:sz w:val="24"/>
          <w:szCs w:val="24"/>
        </w:rPr>
        <w:t>Alzheimer's</w:t>
      </w:r>
      <w:r w:rsidRPr="000E0880">
        <w:rPr>
          <w:rFonts w:asciiTheme="majorBidi" w:hAnsiTheme="majorBidi" w:cstheme="majorBidi"/>
          <w:sz w:val="24"/>
          <w:szCs w:val="24"/>
        </w:rPr>
        <w:t xml:space="preserve"> diseases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{"citationItems":[{"id":"ITEM-1","itemData":{"DOI":"10.1080/01616412.2016.1249997","ISSN":"17431328","PMID":"27808010","abstract":"Parkinson’s disease (PD) the second most common age-associated progressive neurodegenerative disorder is characterized by loss of dopaminergic neurons, cytoplasmic inclusions of aggregated proteins (Lewy bodies), and neuroinflammation. The inflammation of neurons causes release of various inflammatory mediators (IFNs, EGF, IL5, IL6, HGF, LIF and BMP2). The hallmarks of neuroinflammation are the presence of activated microglia and reactive astrocytes in the parenchyma of the CNS and increased production of cytokines, chemokines, prostaglandins, complement cascade proteins, and reactive oxygen and nitrogen species (ROS/RNS) which in some cases can result in disruption of the blood brain barrier and direct participation of the adaptive immune system. Latent transcription factors such as NF-κB, STAT 3, AP1, and SMAD 7, Toll like receptors and FAF 1 are constitutively upregulated in activated microglia. Toll-like receptors when activated promote NF-κB signaling thus promoting a vicious cycle of neuroinflammation. These transcription factors take dopaminergic neurons to apoptotic pathway via p53 and other death domain receptors. Neuroprotective signaling pathways such as mTOR, SOCS, and TGF-β down regulated during development of PD. YY1 signaling, which has protective effect against α-Synuclein toxicity, is significantly decreased in PD patients. In summary we can say that transcription factors promoting inflammation such as NF-κB, STAT 3, AP 1, and Toll-like receptors are constitutively upregulated in PD, while neuroprotective pathways such as mTOR, TGF-β, and YY1 are substantially downregulated in microglia of PD patients.","author":[{"dropping-particle":"","family":"Pal","given":"Rishi","non-dropping-particle":"","parse-names":false,"suffix":""},{"dropping-particle":"","family":"Tiwari","given":"Prafulla Chandra","non-dropping-particle":"","parse-names":false,"suffix":""},{"dropping-particle":"","family":"Nath","given":"Rajendra","non-dropping-particle":"","parse-names":false,"suffix":""},{"dropping-particle":"","family":"Pant","given":"Kamlesh Kumar","non-dropping-particle":"","parse-names":false,"suffix":""}],"container-title":"Neurological Research","id":"ITEM-1","issue":"12","issued":{"date-parts":[["2016"]]},"page":"1111-1122","publisher":"Taylor &amp; Francis","title":"Role of neuroinflammation and latent transcription factors in pathogenesis of Parkinson’s disease","type":"article-journal","volume":"38"},"uris":["http://www.mendeley.com/documents/?uuid=511b8b41-b9ad-4679-8e98-e47c19530549","http://www.mendeley.com/documents/?uuid=6610f01c-4f6e-4899-bcc0-8cf05b0f74c2"]},{"id":"ITEM-2","itemData":{"DOI":"10.1111/jnc.14687","ISSN":"14714159","PMID":"30802950","abstract":"Alzheimer's disease (AD) is a typical progressive, chronic neurodegenerative disorder with worldwide prevalence. Its clinical manifestation involves the presence of extracellular plaques and intracellular neurofibrillary tangles (NFTs). NFTs occur in brain tissues as a result of both Aβ agglomeration and Tau phosphorylation. Although there is no known cure for AD, research into possible cures and treatment options continues using cell-cultures and model animals/organisms. The nuclear factor-kappa β (NF-κβ) plays an active role in the progression of AD. Impairment to this signaling module triggers undesirable phenotypic changes such as neuroinflammation, activation of microglia, oxidative stress related complications, and apoptotic cell death. These imbalances further lead to homeostatic abnormalities in the brain or in initial stages of AD essentially pushing normal neurons toward the degeneration process. Interestingly, the role of NF-κβ signaling associated receptor-interacting protein kinase is currently observed in apoptotic and necrotic cell death, and has been reported in brains. Conversely, the NF-κβ signaling pathway has also been reported to be involved in normal brain functioning. This pathway plays a crucial role in maintaining synaptic plasticity and balancing between learning and memory. Since any impairment in the pathways associated with NF-κβ signaling causes altered neuronal dynamics, neurotherapeutics using compounds including, antioxidants, bioflavonoids, and non-steroidal anti-inflammatory drugs against such abnormalities offer possibilities to rectify aberrant excitatory neuronal activity in AD. In this review, we have provided an extensive overview of the crucial role of NF-κβ signaling in normal brain homeostasis. We have also thoroughly outlined several established pathomechanisms associated with NF-κβ pathways in AD, along with their respective therapeutic approaches. (Figure presented.).","author":[{"dropping-particle":"","family":"Jha","given":"Niraj Kumar","non-dropping-particle":"","parse-names":false,"suffix":""},{"dropping-particle":"","family":"Jha","given":"Saurabh Kumar","non-dropping-particle":"","parse-names":false,"suffix":""},{"dropping-particle":"","family":"Kar","given":"Rohan","non-dropping-particle":"","parse-names":false,"suffix":""},{"dropping-particle":"","family":"Nand","given":"Parma","non-dropping-particle":"","parse-names":false,"suffix":""},{"dropping-particle":"","family":"Swati","given":"Kumari","non-dropping-particle":"","parse-names":false,"suffix":""},{"dropping-particle":"","family":"Goswami","given":"Vineet Kumar","non-dropping-particle":"","parse-names":false,"suffix":""}],"container-title":"Journal of Neurochemistry","id":"ITEM-2","issue":"2","issued":{"date-parts":[["2019"]]},"page":"113-137","title":"Nuclear factor-kappa β as a therapeutic target for Alzheimer's disease","type":"article-journal","volume":"150"},"uris":["http://www.mendeley.com/documents/?uuid=1c7d7463-9c48-4b10-8545-818c43001ccf","http://www.mendeley.com/documents/?uuid=e19cc825-417f-442d-bf74-ad3aa19b2683"]}],"mendeley":{"formattedCitation":"(49,52)","plainTextFormattedCitation":"(49,52)","previouslyFormattedCitation":"(50,53)"},"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(49,52)</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w:t>
      </w:r>
    </w:p>
    <w:p w14:paraId="35764964" w14:textId="19B9F5B7" w:rsidR="00C33FF8" w:rsidRPr="000E0880" w:rsidRDefault="00C33FF8" w:rsidP="002937D3">
      <w:pPr>
        <w:autoSpaceDE w:val="0"/>
        <w:autoSpaceDN w:val="0"/>
        <w:adjustRightInd w:val="0"/>
        <w:spacing w:line="480" w:lineRule="auto"/>
        <w:ind w:firstLine="720"/>
        <w:rPr>
          <w:sz w:val="24"/>
          <w:szCs w:val="24"/>
        </w:rPr>
      </w:pPr>
      <w:r w:rsidRPr="000E0880">
        <w:rPr>
          <w:sz w:val="24"/>
          <w:szCs w:val="24"/>
        </w:rPr>
        <w:lastRenderedPageBreak/>
        <w:t>In our study, NF-</w:t>
      </w:r>
      <w:proofErr w:type="spellStart"/>
      <w:r w:rsidRPr="000E0880">
        <w:rPr>
          <w:sz w:val="24"/>
          <w:szCs w:val="24"/>
        </w:rPr>
        <w:t>κB</w:t>
      </w:r>
      <w:proofErr w:type="spellEnd"/>
      <w:r w:rsidRPr="000E0880">
        <w:rPr>
          <w:sz w:val="24"/>
          <w:szCs w:val="24"/>
        </w:rPr>
        <w:t xml:space="preserve"> activation was a notably significant pathway between the three diseases.</w:t>
      </w:r>
      <w:r w:rsidR="005219D3" w:rsidRPr="000E0880">
        <w:rPr>
          <w:sz w:val="24"/>
          <w:szCs w:val="24"/>
        </w:rPr>
        <w:t xml:space="preserve"> </w:t>
      </w:r>
      <w:r w:rsidR="005219D3" w:rsidRPr="000E0880">
        <w:rPr>
          <w:sz w:val="24"/>
          <w:szCs w:val="21"/>
        </w:rPr>
        <w:t xml:space="preserve">NFKB1, NFKBIA, and </w:t>
      </w:r>
      <w:r w:rsidR="00547ABC" w:rsidRPr="000E0880">
        <w:rPr>
          <w:sz w:val="24"/>
          <w:szCs w:val="24"/>
        </w:rPr>
        <w:t>RELA</w:t>
      </w:r>
      <w:r w:rsidR="005219D3" w:rsidRPr="000E0880">
        <w:rPr>
          <w:sz w:val="24"/>
          <w:szCs w:val="24"/>
        </w:rPr>
        <w:t>, a subunit of NF-</w:t>
      </w:r>
      <w:proofErr w:type="spellStart"/>
      <w:r w:rsidR="005219D3" w:rsidRPr="000E0880">
        <w:rPr>
          <w:sz w:val="24"/>
          <w:szCs w:val="24"/>
        </w:rPr>
        <w:t>κB</w:t>
      </w:r>
      <w:proofErr w:type="spellEnd"/>
      <w:r w:rsidR="005219D3" w:rsidRPr="000E0880">
        <w:rPr>
          <w:sz w:val="24"/>
          <w:szCs w:val="24"/>
        </w:rPr>
        <w:t>,</w:t>
      </w:r>
      <w:r w:rsidR="005219D3" w:rsidRPr="000E0880">
        <w:rPr>
          <w:sz w:val="24"/>
          <w:szCs w:val="21"/>
        </w:rPr>
        <w:t xml:space="preserve"> were significantly upregulated in the three disease</w:t>
      </w:r>
      <w:r w:rsidR="008D4338" w:rsidRPr="000E0880">
        <w:rPr>
          <w:sz w:val="24"/>
          <w:szCs w:val="21"/>
        </w:rPr>
        <w:t>s</w:t>
      </w:r>
      <w:r w:rsidRPr="000E0880">
        <w:rPr>
          <w:sz w:val="24"/>
          <w:szCs w:val="24"/>
        </w:rPr>
        <w:t xml:space="preserve">. </w:t>
      </w:r>
      <w:r w:rsidR="00547ABC" w:rsidRPr="000E0880">
        <w:rPr>
          <w:sz w:val="24"/>
          <w:szCs w:val="24"/>
        </w:rPr>
        <w:t xml:space="preserve">RELA </w:t>
      </w:r>
      <w:r w:rsidRPr="000E0880">
        <w:rPr>
          <w:sz w:val="24"/>
          <w:szCs w:val="24"/>
        </w:rPr>
        <w:t>is involved in more than one pathway activating NF-</w:t>
      </w:r>
      <w:proofErr w:type="spellStart"/>
      <w:r w:rsidRPr="000E0880">
        <w:rPr>
          <w:sz w:val="24"/>
          <w:szCs w:val="24"/>
        </w:rPr>
        <w:t>κB</w:t>
      </w:r>
      <w:proofErr w:type="spellEnd"/>
      <w:r w:rsidRPr="000E0880">
        <w:rPr>
          <w:sz w:val="24"/>
          <w:szCs w:val="24"/>
        </w:rPr>
        <w:t>. Furthermore, we found that two mediators activated NF</w:t>
      </w:r>
      <w:r w:rsidR="00CF1163" w:rsidRPr="000E0880">
        <w:rPr>
          <w:sz w:val="24"/>
          <w:szCs w:val="24"/>
        </w:rPr>
        <w:t>- </w:t>
      </w:r>
      <w:proofErr w:type="spellStart"/>
      <w:r w:rsidRPr="000E0880">
        <w:rPr>
          <w:sz w:val="24"/>
          <w:szCs w:val="24"/>
        </w:rPr>
        <w:t>κB</w:t>
      </w:r>
      <w:proofErr w:type="spellEnd"/>
      <w:r w:rsidRPr="000E0880">
        <w:rPr>
          <w:sz w:val="24"/>
          <w:szCs w:val="24"/>
        </w:rPr>
        <w:t xml:space="preserve"> transcription factor: tumor necrosis factor (TNF) receptor-associated factor 6 (TRAF6) and transforming growth factor β-activated kinase 1 (TAK1). Interestingly, the pathways of these two mediators are mutually upregulated in the three diseases. </w:t>
      </w:r>
    </w:p>
    <w:p w14:paraId="267A7958" w14:textId="5B1FBAF6" w:rsidR="00AF0169" w:rsidRPr="000E0880" w:rsidRDefault="00C33FF8" w:rsidP="00C33FF8">
      <w:pPr>
        <w:autoSpaceDE w:val="0"/>
        <w:autoSpaceDN w:val="0"/>
        <w:adjustRightInd w:val="0"/>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TRAFs, a protein family, and tumor necrosis factor (TNF) receptor superfamily signal the activation of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TRAFs have E3 ligase activity that is ubiquitin-dependent. Once TRAFs lysine at position 63 is ubiquitinated, they form a scaffold to signal downstream kinases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{"citationItems":[{"id":"ITEM-1","itemData":{"DOI":"10.2183/pjab.97.009","ISSN":"13492896","PMID":"33840674","abstract":"NF-қB was first identified in 1986 as a B cell-specific transcription factor inducing immunoglobulin 5 light chain expression. Subsequent studies revealed that NF-қB plays important roles in development, organogenesis, immunity, inflammation, and neurological functions by spatiotemporally regulating cell proliferation, differentiation, and apoptosis in several cell types. Furthermore, studies on the signal pathways that activate NF-қB led to the discovery of TRAF family proteins with E3 ubiquitin ligase activity, which function downstream of the receptor. This discovery led to the proposal of an entirely new signaling mechanism concept, wherein K63- ubiquitin chains act as a scaffold for the signaling complex to activate downstream kinases. This concept has revolutionized ubiquitin studies by revealing the importance of the nonproteolytic functions of ubiquitin not only in NF-қB signaling but also in a variety of other biological systems. TRAF6 is the most diverged among the TRAF family proteins, and our studies uncovered its notable physiological and pathological functions.","author":[{"dropping-particle":"","family":"Yamamoto","given":"Mizuki","non-dropping-particle":"","parse-names":false,"suffix":""},{"dropping-particle":"","family":"Gohda","given":"Jin","non-dropping-particle":"","parse-names":false,"suffix":""},{"dropping-particle":"","family":"Akiyama","given":"Taishin","non-dropping-particle":"","parse-names":false,"suffix":""},{"dropping-particle":"","family":"Inoue","given":"Jun Ichiro","non-dropping-particle":"","parse-names":false,"suffix":""}],"container-title":"Proceedings of the Japan Academy Series B: Physical and Biological Sciences","id":"ITEM-1","issue":"4","issued":{"date-parts":[["2021"]]},"page":"145-160","title":"TNF receptor-associated factor 6 (TRAF6) plays crucial roles in multiple biological systems through polyubiquitination-mediated NF-қB activation","type":"article-journal","volume":"37"},"uris":["http://www.mendeley.com/documents/?uuid=73cb880f-11f7-4521-a5fd-11ca37800047","http://www.mendeley.com/documents/?uuid=6e2f21c8-f709-4d99-84ee-1445d7930ecd"]}],"mendeley":{"formattedCitation":"(53)","plainTextFormattedCitation":"(53)","previouslyFormattedCitation":"(54)"},"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(53)</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TAK1 and the nuclear factor-</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w:t>
      </w:r>
      <w:proofErr w:type="spellStart"/>
      <w:r w:rsidRPr="000E0880">
        <w:rPr>
          <w:rFonts w:asciiTheme="majorBidi" w:hAnsiTheme="majorBidi" w:cstheme="majorBidi"/>
          <w:sz w:val="24"/>
          <w:szCs w:val="24"/>
        </w:rPr>
        <w:t>IκB</w:t>
      </w:r>
      <w:proofErr w:type="spellEnd"/>
      <w:r w:rsidRPr="000E0880">
        <w:rPr>
          <w:rFonts w:asciiTheme="majorBidi" w:hAnsiTheme="majorBidi" w:cstheme="majorBidi"/>
          <w:sz w:val="24"/>
          <w:szCs w:val="24"/>
        </w:rPr>
        <w:t>) kinase (IKK) inhibitor are downstream kinases signaled by TRAF6 to activate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TRAF6 was recently discovered to mediate both IL-1 and CD40 signaling</w:t>
      </w:r>
      <w:r w:rsidR="00AF0169" w:rsidRPr="000E0880">
        <w:rPr>
          <w:rFonts w:asciiTheme="majorBidi" w:hAnsiTheme="majorBidi" w:cstheme="majorBidi"/>
          <w:sz w:val="24"/>
          <w:szCs w:val="24"/>
        </w:rPr>
        <w:t xml:space="preserve"> </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{"citationItems":[{"id":"ITEM-1","itemData":{"DOI":"10.3389/fimmu.2019.01107","ISSN":"1664-3224","PMID":"31156649","abstract":"In the protective responses of epithelial tissues, not only immune cells but also non-immune cells directly respond to external agents. Epithelial cells can be involved in the organization of immune responses through two phases. First, the exogenous harmful agents trigger the primary responses of the epithelial cells leading to various types of immune cell activation. Second, cytokines produced by the immune cells that are activated directly by the external agents and indirectly by the epithelial cell products elicit the secondary responses giving rise to further propagation of immune responses. TRAF6 is a ubiquitin E3 ligase, which intermediates between various types of receptors for exogenous agents or endogenous mediators and activation of subsequent transcriptional responses via NF-kappaB and MAPK pathways. TRAF6 ubiquitously participates in many protective responses in immune and non-immune cells. Particularly, epithelial TRAF6 has an essential role in the primary and secondary responses via driving type 17 response in psoriatic inflammation of the skin. Consistently, many psoriasis susceptibility genes encode the TRAF6 signaling players, such as ACT1 (TRAF3IP2), A20 (TNFAIP3), ABIN1 (TNIP1), IL-36Ra (IL36RN), IkappaBzeta (NFKBIZ), and CARD14. Herein, we describe the principal functions of TRAF6, especially in terms of positive and regulatory immune controls by interaction between immune cells and epithelial cells. In addition, we discuss how TRAF6 in the epithelial cells can organize the differentiation of immune responses and drive inflammatory loops in the epithelial immune microenvironment, which is termed EIME.","author":[{"dropping-particle":"","family":"Dainichi","given":"Teruki","non-dropping-particle":"","parse-names":false,"suffix":""},{"dropping-particle":"","family":"Matsumoto","given":"Reiko","non-dropping-particle":"","parse-names":false,"suffix":""},{"dropping-particle":"","family":"Mostafa","given":"Alshimaa","non-dropping-particle":"","parse-names":false,"suffix":""},{"dropping-particle":"","family":"Kabashima","given":"Kenji","non-dropping-particle":"","parse-names":false,"suffix":""}],"container-title":"Frontiers in immunology","id":"ITEM-1","issued":{"date-parts":[["2019"]]},"page":"1107","title":"Immune control by TRAF6-mediated pathways of epithelial cells in the EIME (Epithelial Immune Microenvironment).","type":"article-journal","volume":"10"},"uris":["http://www.mendeley.com/documents/?uuid=cb85e35c-2402-4327-9d5f-c7da637a0ece"]}],"mendeley":{"formattedCitation":"(50)","plainTextFormattedCitation":"(50)","previouslyFormattedCitation":"(51)"},"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(50)</w:t>
      </w:r>
      <w:r w:rsidR="00AF0169" w:rsidRPr="000E0880">
        <w:rPr>
          <w:rFonts w:asciiTheme="majorBidi" w:hAnsiTheme="majorBidi" w:cstheme="majorBidi"/>
          <w:sz w:val="24"/>
          <w:szCs w:val="24"/>
        </w:rPr>
        <w:fldChar w:fldCharType="end"/>
      </w:r>
      <w:r w:rsidR="00AF0169" w:rsidRPr="000E0880">
        <w:rPr>
          <w:rFonts w:asciiTheme="majorBidi" w:hAnsiTheme="majorBidi" w:cstheme="majorBidi"/>
          <w:sz w:val="24"/>
          <w:szCs w:val="24"/>
        </w:rPr>
        <w:t>. It plays a crucial role in the canonical activation of NF-</w:t>
      </w:r>
      <w:proofErr w:type="spellStart"/>
      <w:r w:rsidR="00AF0169" w:rsidRPr="000E0880">
        <w:rPr>
          <w:rFonts w:asciiTheme="majorBidi" w:hAnsiTheme="majorBidi" w:cstheme="majorBidi"/>
          <w:sz w:val="24"/>
          <w:szCs w:val="24"/>
        </w:rPr>
        <w:t>κB</w:t>
      </w:r>
      <w:proofErr w:type="spellEnd"/>
      <w:r w:rsidR="00AF0169" w:rsidRPr="000E0880">
        <w:rPr>
          <w:rFonts w:asciiTheme="majorBidi" w:hAnsiTheme="majorBidi" w:cstheme="majorBidi"/>
          <w:sz w:val="24"/>
          <w:szCs w:val="24"/>
        </w:rPr>
        <w:t xml:space="preserve"> so that other TRAF family members do not counteract its loss </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{"citationItems":[{"id":"ITEM-1","itemData":{"DOI":"10.2183/pjab.97.009","ISSN":"13492896","PMID":"33840674","abstract":"NF-қB was first identified in 1986 as a B cell-specific transcription factor inducing immunoglobulin 5 light chain expression. Subsequent studies revealed that NF-қB plays important roles in development, organogenesis, immunity, inflammation, and neurological functions by spatiotemporally regulating cell proliferation, differentiation, and apoptosis in several cell types. Furthermore, studies on the signal pathways that activate NF-қB led to the discovery of TRAF family proteins with E3 ubiquitin ligase activity, which function downstream of the receptor. This discovery led to the proposal of an entirely new signaling mechanism concept, wherein K63- ubiquitin chains act as a scaffold for the signaling complex to activate downstream kinases. This concept has revolutionized ubiquitin studies by revealing the importance of the nonproteolytic functions of ubiquitin not only in NF-қB signaling but also in a variety of other biological systems. TRAF6 is the most diverged among the TRAF family proteins, and our studies uncovered its notable physiological and pathological functions.","author":[{"dropping-particle":"","family":"Yamamoto","given":"Mizuki","non-dropping-particle":"","parse-names":false,"suffix":""},{"dropping-particle":"","family":"Gohda","given":"Jin","non-dropping-particle":"","parse-names":false,"suffix":""},{"dropping-particle":"","family":"Akiyama","given":"Taishin","non-dropping-particle":"","parse-names":false,"suffix":""},{"dropping-particle":"","family":"Inoue","given":"Jun Ichiro","non-dropping-particle":"","parse-names":false,"suffix":""}],"container-title":"Proceedings of the Japan Academy Series B: Physical and Biological Sciences","id":"ITEM-1","issue":"4","issued":{"date-parts":[["2021"]]},"page":"145-160","title":"TNF receptor-associated factor 6 (TRAF6) plays crucial roles in multiple biological systems through polyubiquitination-mediated NF-қB activation","type":"article-journal","volume":"37"},"uris":["http://www.mendeley.com/documents/?uuid=73cb880f-11f7-4521-a5fd-11ca37800047","http://www.mendeley.com/documents/?uuid=6e2f21c8-f709-4d99-84ee-1445d7930ecd"]}],"mendeley":{"formattedCitation":"(53)","plainTextFormattedCitation":"(53)","previouslyFormattedCitation":"(54)"},"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(53)</w:t>
      </w:r>
      <w:r w:rsidR="00AF0169" w:rsidRPr="000E0880">
        <w:rPr>
          <w:rFonts w:asciiTheme="majorBidi" w:hAnsiTheme="majorBidi" w:cstheme="majorBidi"/>
          <w:sz w:val="24"/>
          <w:szCs w:val="24"/>
        </w:rPr>
        <w:fldChar w:fldCharType="end"/>
      </w:r>
      <w:r w:rsidR="00AF0169" w:rsidRPr="000E0880">
        <w:rPr>
          <w:rFonts w:asciiTheme="majorBidi" w:hAnsiTheme="majorBidi" w:cstheme="majorBidi"/>
          <w:sz w:val="24"/>
          <w:szCs w:val="24"/>
        </w:rPr>
        <w:t xml:space="preserve">. </w:t>
      </w:r>
    </w:p>
    <w:p w14:paraId="34CC328B" w14:textId="3CEEBAAA" w:rsidR="00AF0169" w:rsidRPr="000E0880" w:rsidRDefault="00AF0169" w:rsidP="002937D3">
      <w:pPr>
        <w:autoSpaceDE w:val="0"/>
        <w:autoSpaceDN w:val="0"/>
        <w:adjustRightInd w:val="0"/>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To further support the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activation, we found that the TNF signaling pathway is upregulated in both Parkinson’s and Huntington’s disease</w:t>
      </w:r>
      <w:r w:rsidR="00394760" w:rsidRPr="000E0880">
        <w:rPr>
          <w:rFonts w:asciiTheme="majorBidi" w:hAnsiTheme="majorBidi" w:cstheme="majorBidi"/>
          <w:sz w:val="24"/>
          <w:szCs w:val="24"/>
        </w:rPr>
        <w:t>s</w:t>
      </w:r>
      <w:r w:rsidRPr="000E0880">
        <w:rPr>
          <w:rFonts w:asciiTheme="majorBidi" w:hAnsiTheme="majorBidi" w:cstheme="majorBidi"/>
          <w:sz w:val="24"/>
          <w:szCs w:val="24"/>
        </w:rPr>
        <w:t xml:space="preserve">. TNF cytokines </w:t>
      </w:r>
      <w:r w:rsidR="00394760" w:rsidRPr="000E0880">
        <w:rPr>
          <w:rFonts w:asciiTheme="majorBidi" w:hAnsiTheme="majorBidi" w:cstheme="majorBidi"/>
          <w:sz w:val="24"/>
          <w:szCs w:val="24"/>
        </w:rPr>
        <w:t>additionally</w:t>
      </w:r>
      <w:r w:rsidRPr="000E0880">
        <w:rPr>
          <w:rFonts w:asciiTheme="majorBidi" w:hAnsiTheme="majorBidi" w:cstheme="majorBidi"/>
          <w:sz w:val="24"/>
          <w:szCs w:val="24"/>
        </w:rPr>
        <w:t xml:space="preserve"> induce the genes regulating inflammatory processes when </w:t>
      </w:r>
      <w:r w:rsidR="00E11818" w:rsidRPr="000E0880">
        <w:rPr>
          <w:rFonts w:asciiTheme="majorBidi" w:hAnsiTheme="majorBidi" w:cstheme="majorBidi"/>
          <w:sz w:val="24"/>
          <w:szCs w:val="24"/>
        </w:rPr>
        <w:t xml:space="preserve">the </w:t>
      </w:r>
      <w:r w:rsidRPr="000E0880">
        <w:rPr>
          <w:rFonts w:asciiTheme="majorBidi" w:hAnsiTheme="majorBidi" w:cstheme="majorBidi"/>
          <w:sz w:val="24"/>
          <w:szCs w:val="24"/>
        </w:rPr>
        <w:t>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pathway is activated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{"citationItems":[{"id":"ITEM-1","itemData":{"DOI":"doi:10.1016/j.smim.2014.05.004","PMID":"24958609","abstract":"The NF-κB family of inducible transcription factors is activated in response to a variety of stimuli. Amongst the best-characterized inducers of NF-κB are members of the TNF family of cytokines. Research on NF-κB and TNF have been tightly intertwined for more than 25 years. Perhaps the most compelling examples of the interconnectedness of NF-κB and the TNF have come from analysis of knock-out mice that are unable to activate NF-kB. Such mice die embryonically, however, deletion of TNF or TNFR1 can rescue the lethality thereby illustrating the important role of NF-κB as the key regulator of transcriptional responses to TNF. The physiological connections between NF-κB and TNF cytokines are numerous and best explored in articles focusing on a single TNF family member. Instead, in this review, we explore general mechanisms of TNF cytokine signaling, with a focus on the upstream signaling events leading to activation of the socalled canonical and noncanonical NF-κB pathways by TNFR1 and CD40 respectively","author":[{"dropping-particle":"","family":"Hayden","given":"Matthew","non-dropping-particle":"","parse-names":false,"suffix":""},{"dropping-particle":"","family":"Ghosh","given":"Sankar","non-dropping-particle":"","parse-names":false,"suffix":""}],"container-title":"Semin Immunol","id":"ITEM-1","issue":"3","issued":{"date-parts":[["2014"]]},"page":"253–266","title":"Regulation of NF-κB by TNF family cytokines","type":"article-journal","volume":"26"},"uris":["http://www.mendeley.com/documents/?uuid=b3b1f3c2-9f44-4a6c-af0f-61d25ab58c4b","http://www.mendeley.com/documents/?uuid=ffb4c0a3-435d-4830-b8a2-c467f3c1340b"]}],"mendeley":{"formattedCitation":"(54)","plainTextFormattedCitation":"(54)","previouslyFormattedCitation":"(55)"},"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(54)</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00E11818" w:rsidRPr="000E0880">
        <w:rPr>
          <w:rFonts w:asciiTheme="majorBidi" w:hAnsiTheme="majorBidi" w:cstheme="majorBidi"/>
          <w:sz w:val="24"/>
          <w:szCs w:val="24"/>
        </w:rPr>
        <w:t>It is worth mentioning that in patients with Alzheimer’s disease, the NF-</w:t>
      </w:r>
      <w:proofErr w:type="spellStart"/>
      <w:r w:rsidR="00E11818" w:rsidRPr="000E0880">
        <w:rPr>
          <w:rFonts w:asciiTheme="majorBidi" w:hAnsiTheme="majorBidi" w:cstheme="majorBidi"/>
          <w:sz w:val="24"/>
          <w:szCs w:val="24"/>
        </w:rPr>
        <w:t>κB</w:t>
      </w:r>
      <w:proofErr w:type="spellEnd"/>
      <w:r w:rsidR="00E11818" w:rsidRPr="000E0880">
        <w:rPr>
          <w:rFonts w:asciiTheme="majorBidi" w:hAnsiTheme="majorBidi" w:cstheme="majorBidi"/>
          <w:sz w:val="24"/>
          <w:szCs w:val="24"/>
        </w:rPr>
        <w:t xml:space="preserve"> pathway might be activated in areas surrounding the β-amyloid plaques </w:t>
      </w:r>
      <w:proofErr w:type="gramStart"/>
      <w:r w:rsidR="00E11818" w:rsidRPr="000E0880">
        <w:rPr>
          <w:rFonts w:asciiTheme="majorBidi" w:hAnsiTheme="majorBidi" w:cstheme="majorBidi"/>
          <w:sz w:val="24"/>
          <w:szCs w:val="24"/>
        </w:rPr>
        <w:t>and also</w:t>
      </w:r>
      <w:proofErr w:type="gramEnd"/>
      <w:r w:rsidR="00E11818" w:rsidRPr="000E0880">
        <w:rPr>
          <w:rFonts w:asciiTheme="majorBidi" w:hAnsiTheme="majorBidi" w:cstheme="majorBidi"/>
          <w:sz w:val="24"/>
          <w:szCs w:val="24"/>
        </w:rPr>
        <w:t xml:space="preserve"> stimulate the expression of TNF-α and IL-1ß cytokines. Activated NF-</w:t>
      </w:r>
      <w:proofErr w:type="spellStart"/>
      <w:r w:rsidR="00E11818" w:rsidRPr="000E0880">
        <w:rPr>
          <w:rFonts w:asciiTheme="majorBidi" w:hAnsiTheme="majorBidi" w:cstheme="majorBidi"/>
          <w:sz w:val="24"/>
          <w:szCs w:val="24"/>
        </w:rPr>
        <w:t>κB</w:t>
      </w:r>
      <w:proofErr w:type="spellEnd"/>
      <w:r w:rsidR="00E11818" w:rsidRPr="000E0880">
        <w:rPr>
          <w:rFonts w:asciiTheme="majorBidi" w:hAnsiTheme="majorBidi" w:cstheme="majorBidi"/>
          <w:sz w:val="24"/>
          <w:szCs w:val="24"/>
        </w:rPr>
        <w:t xml:space="preserve"> with the resultant neuroinflammation has been hypothesized as the leading cause of Alzheimer’s disease</w:t>
      </w:r>
      <w:r w:rsidRPr="000E0880">
        <w:rPr>
          <w:rStyle w:val="Emphasis"/>
          <w:rFonts w:asciiTheme="majorBidi" w:eastAsiaTheme="majorEastAsia" w:hAnsiTheme="majorBidi" w:cstheme="majorBidi"/>
          <w:i w:val="0"/>
          <w:iCs w:val="0"/>
          <w:sz w:val="24"/>
          <w:szCs w:val="24"/>
          <w:shd w:val="clear" w:color="auto" w:fill="FFFFFF"/>
        </w:rPr>
        <w:t xml:space="preserve"> </w:t>
      </w:r>
      <w:r w:rsidRPr="000E0880">
        <w:rPr>
          <w:rStyle w:val="Emphasis"/>
          <w:rFonts w:asciiTheme="majorBidi" w:eastAsiaTheme="majorEastAsia" w:hAnsiTheme="majorBidi" w:cstheme="majorBidi"/>
          <w:i w:val="0"/>
          <w:iCs w:val="0"/>
          <w:sz w:val="24"/>
          <w:szCs w:val="24"/>
          <w:shd w:val="clear" w:color="auto" w:fill="FFFFFF"/>
        </w:rPr>
        <w:fldChar w:fldCharType="begin" w:fldLock="1"/>
      </w:r>
      <w:r w:rsidR="008F2674" w:rsidRPr="000E0880">
        <w:rPr>
          <w:rStyle w:val="Emphasis"/>
          <w:rFonts w:asciiTheme="majorBidi" w:eastAsiaTheme="majorEastAsia" w:hAnsiTheme="majorBidi" w:cstheme="majorBidi"/>
          <w:i w:val="0"/>
          <w:iCs w:val="0"/>
          <w:sz w:val="24"/>
          <w:szCs w:val="24"/>
          <w:shd w:val="clear" w:color="auto" w:fill="FFFFFF"/>
        </w:rPr>
        <w:instrText>ADDIN CSL_CITATION {"citationItems":[{"id":"ITEM-1","itemData":{"DOI":"10.1111/jnc.14687","ISSN":"14714159","PMID":"30802950","abstract":"Alzheimer's disease (AD) is a typical progressive, chronic neurodegenerative disorder with worldwide prevalence. Its clinical manifestation involves the presence of extracellular plaques and intracellular neurofibrillary tangles (NFTs). NFTs occur in brain tissues as a result of both Aβ agglomeration and Tau phosphorylation. Although there is no known cure for AD, research into possible cures and treatment options continues using cell-cultures and model animals/organisms. The nuclear factor-kappa β (NF-κβ) plays an active role in the progression of AD. Impairment to this signaling module triggers undesirable phenotypic changes such as neuroinflammation, activation of microglia, oxidative stress related complications, and apoptotic cell death. These imbalances further lead to homeostatic abnormalities in the brain or in initial stages of AD essentially pushing normal neurons toward the degeneration process. Interestingly, the role of NF-κβ signaling associated receptor-interacting protein kinase is currently observed in apoptotic and necrotic cell death, and has been reported in brains. Conversely, the NF-κβ signaling pathway has also been reported to be involved in normal brain functioning. This pathway plays a crucial role in maintaining synaptic plasticity and balancing between learning and memory. Since any impairment in the pathways associated with NF-κβ signaling causes altered neuronal dynamics, neurotherapeutics using compounds including, antioxidants, bioflavonoids, and non-steroidal anti-inflammatory drugs against such abnormalities offer possibilities to rectify aberrant excitatory neuronal activity in AD. In this review, we have provided an extensive overview of the crucial role of NF-κβ signaling in normal brain homeostasis. We have also thoroughly outlined several established pathomechanisms associated with NF-κβ pathways in AD, along with their respective therapeutic approaches. (Figure presented.).","author":[{"dropping-particle":"","family":"Jha","given":"Niraj Kumar","non-dropping-particle":"","parse-names":false,"suffix":""},{"dropping-particle":"","family":"Jha","given":"Saurabh Kumar","non-dropping-particle":"","parse-names":false,"suffix":""},{"dropping-particle":"","family":"Kar","given":"Rohan","non-dropping-particle":"","parse-names":false,"suffix":""},{"dropping-particle":"","family":"Nand","given":"Parma","non-dropping-particle":"","parse-names":false,"suffix":""},{"dropping-particle":"","family":"Swati","given":"Kumari","non-dropping-particle":"","parse-names":false,"suffix":""},{"dropping-particle":"","family":"Goswami","given":"Vineet Kumar","non-dropping-particle":"","parse-names":false,"suffix":""}],"container-title":"Journal of Neurochemistry","id":"ITEM-1","issue":"2","issued":{"date-parts":[["2019"]]},"page":"113-137","title":"Nuclear factor-kappa β as a therapeutic target for Alzheimer's disease","type":"article-journal","volume":"150"},"uris":["http://www.mendeley.com/documents/?uuid=1c7d7463-9c48-4b10-8545-818c43001ccf","http://www.mendeley.com/documents/?uuid=e19cc825-417f-442d-bf74-ad3aa19b2683"]}],"mendeley":{"formattedCitation":"(49)","plainTextFormattedCitation":"(49)","previouslyFormattedCitation":"(50)"},"properties":{"noteIndex":0},"schema":"https://github.com/citation-style-language/schema/raw/master/csl-citation.json"}</w:instrText>
      </w:r>
      <w:r w:rsidRPr="000E0880">
        <w:rPr>
          <w:rStyle w:val="Emphasis"/>
          <w:rFonts w:asciiTheme="majorBidi" w:eastAsiaTheme="majorEastAsia" w:hAnsiTheme="majorBidi" w:cstheme="majorBidi"/>
          <w:i w:val="0"/>
          <w:iCs w:val="0"/>
          <w:sz w:val="24"/>
          <w:szCs w:val="24"/>
          <w:shd w:val="clear" w:color="auto" w:fill="FFFFFF"/>
        </w:rPr>
        <w:fldChar w:fldCharType="separate"/>
      </w:r>
      <w:r w:rsidR="008F2674" w:rsidRPr="000E0880">
        <w:rPr>
          <w:rStyle w:val="Emphasis"/>
          <w:rFonts w:asciiTheme="majorBidi" w:eastAsiaTheme="majorEastAsia" w:hAnsiTheme="majorBidi" w:cstheme="majorBidi"/>
          <w:i w:val="0"/>
          <w:iCs w:val="0"/>
          <w:noProof/>
          <w:sz w:val="24"/>
          <w:szCs w:val="24"/>
          <w:shd w:val="clear" w:color="auto" w:fill="FFFFFF"/>
        </w:rPr>
        <w:t>(49)</w:t>
      </w:r>
      <w:r w:rsidRPr="000E0880">
        <w:rPr>
          <w:rStyle w:val="Emphasis"/>
          <w:rFonts w:asciiTheme="majorBidi" w:eastAsiaTheme="majorEastAsia" w:hAnsiTheme="majorBidi" w:cstheme="majorBidi"/>
          <w:i w:val="0"/>
          <w:iCs w:val="0"/>
          <w:sz w:val="24"/>
          <w:szCs w:val="24"/>
          <w:shd w:val="clear" w:color="auto" w:fill="FFFFFF"/>
        </w:rPr>
        <w:fldChar w:fldCharType="end"/>
      </w:r>
      <w:r w:rsidRPr="000E0880">
        <w:rPr>
          <w:rStyle w:val="Emphasis"/>
          <w:rFonts w:asciiTheme="majorBidi" w:eastAsiaTheme="majorEastAsia" w:hAnsiTheme="majorBidi" w:cstheme="majorBidi"/>
          <w:i w:val="0"/>
          <w:iCs w:val="0"/>
          <w:sz w:val="24"/>
          <w:szCs w:val="24"/>
          <w:shd w:val="clear" w:color="auto" w:fill="FFFFFF"/>
        </w:rPr>
        <w:t xml:space="preserve">. Accordingly, </w:t>
      </w:r>
      <w:r w:rsidR="00394760" w:rsidRPr="000E0880">
        <w:rPr>
          <w:rStyle w:val="Emphasis"/>
          <w:rFonts w:asciiTheme="majorBidi" w:eastAsiaTheme="majorEastAsia" w:hAnsiTheme="majorBidi" w:cstheme="majorBidi"/>
          <w:i w:val="0"/>
          <w:iCs w:val="0"/>
          <w:sz w:val="24"/>
          <w:szCs w:val="24"/>
          <w:shd w:val="clear" w:color="auto" w:fill="FFFFFF"/>
        </w:rPr>
        <w:t>inhibiting the NF-</w:t>
      </w:r>
      <w:proofErr w:type="spellStart"/>
      <w:r w:rsidR="00394760" w:rsidRPr="000E0880">
        <w:rPr>
          <w:rStyle w:val="Emphasis"/>
          <w:rFonts w:asciiTheme="majorBidi" w:eastAsiaTheme="majorEastAsia" w:hAnsiTheme="majorBidi" w:cstheme="majorBidi"/>
          <w:i w:val="0"/>
          <w:iCs w:val="0"/>
          <w:sz w:val="24"/>
          <w:szCs w:val="24"/>
          <w:shd w:val="clear" w:color="auto" w:fill="FFFFFF"/>
        </w:rPr>
        <w:t>κB</w:t>
      </w:r>
      <w:proofErr w:type="spellEnd"/>
      <w:r w:rsidR="00394760" w:rsidRPr="000E0880">
        <w:rPr>
          <w:rStyle w:val="Emphasis"/>
          <w:rFonts w:asciiTheme="majorBidi" w:eastAsiaTheme="majorEastAsia" w:hAnsiTheme="majorBidi" w:cstheme="majorBidi"/>
          <w:i w:val="0"/>
          <w:iCs w:val="0"/>
          <w:sz w:val="24"/>
          <w:szCs w:val="24"/>
          <w:shd w:val="clear" w:color="auto" w:fill="FFFFFF"/>
        </w:rPr>
        <w:t xml:space="preserve"> pathway may help prevent neuronal damage </w:t>
      </w:r>
      <w:r w:rsidRPr="000E0880">
        <w:rPr>
          <w:rFonts w:asciiTheme="majorBidi" w:hAnsiTheme="majorBidi" w:cstheme="majorBidi"/>
          <w:sz w:val="24"/>
          <w:szCs w:val="24"/>
        </w:rPr>
        <w:t>from the three diseases.</w:t>
      </w:r>
    </w:p>
    <w:p w14:paraId="76EBE97E" w14:textId="490746E5" w:rsidR="00AF0169" w:rsidRPr="000E0880" w:rsidRDefault="00E11818" w:rsidP="002937D3">
      <w:pPr>
        <w:autoSpaceDE w:val="0"/>
        <w:autoSpaceDN w:val="0"/>
        <w:adjustRightInd w:val="0"/>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lastRenderedPageBreak/>
        <w:t>Toll-like receptors (TLR) are also involved in the signaling system of the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activation. Interleukin-1 receptor-associated kinase (IRAK1) is phosphorylated and dissociated from myeloid differentiation factor 88 (MyD88)-dependent TLR signaling pathway. Phosphorylated IRAK1 consequently reacts with TRAF6 and promotes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pathway activation. TLR5 was one of our study's upregulated genes of 274 mutual differentially expressed genes. TLR expression is enhanced in patients with Alzheimer's disease and also in mouse models of Parkinson's disease</w:t>
      </w:r>
      <w:r w:rsidR="00AF0169" w:rsidRPr="000E0880">
        <w:rPr>
          <w:rFonts w:asciiTheme="majorBidi" w:hAnsiTheme="majorBidi" w:cstheme="majorBidi"/>
          <w:sz w:val="24"/>
          <w:szCs w:val="24"/>
        </w:rPr>
        <w:t xml:space="preserve"> </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{"citationItems":[{"id":"ITEM-1","itemData":{"DOI":"10.1016/j.brainresrev.2008.09.001","PMID":"18822314","abstract":"The key roles of toll-like receptors (TLRs) as mediators of the detection and responses of immune cells to invading pathogens are well known. There are at least 13 mammalian TLRs which are integral membrane proteins with a leucine-rich extracellular domain and a cytoplasmic domain similar to that of the interleukin-1 receptor which initiates downstream signaling through kinases to activate transcription factors such as AP-1 and NFκB. TLRs are activated in glial cells (microglia, astrocytes and oligodendrocytes) and lymphocytes that infiltrate the nervous system in response to inflammation caused by infectious agents, tissue injury or autoimmune conditions. By inducing the production of pro-inflammatory cytokines and cell adhesion molecules in immune cells, TLRs may indirectly damage neurons in conditions such as ischemic stroke and multiple sclerosis. Recent findings suggest that neurons also express a subset of TLRs and that their activation promotes neuronal degeneration in experimental models of stroke and Alzheimer’s disease. TLRs may also play roles in regulating the processes of neurogenesis and neurite outgrowth, suggesting roles in neuronal plasticity. A better understanding of the molecular and cellular biology of TLRs in the normal and diseases nervous system, may lead to novel approaches for preventing neuronal degeneration and promoting recovery of function in an array of neurodegenerative conditions.","author":[{"dropping-particle":"","family":"Okun","given":"Eitan","non-dropping-particle":"","parse-names":false,"suffix":""},{"dropping-particle":"","family":"Griffioen","given":"Kathleen J.","non-dropping-particle":"","parse-names":false,"suffix":""},{"dropping-particle":"","family":"Lathia","given":"Justin D","non-dropping-particle":"","parse-names":false,"suffix":""},{"dropping-particle":"","family":"Tang","given":"Sung-Chun","non-dropping-particle":"","parse-names":false,"suffix":""},{"dropping-particle":"","family":"Mattson","given":"Mark P","non-dropping-particle":"","parse-names":false,"suffix":""},{"dropping-particle":"V","family":"Arumugam","given":"Thiruma","non-dropping-particle":"","parse-names":false,"suffix":""}],"container-title":"Brain Res Rev","id":"ITEM-1","issue":"2","issued":{"date-parts":[["2009"]]},"page":"278–292","title":"Toll-like receptors in neurodegeneration","type":"article-journal","volume":"59"},"uris":["http://www.mendeley.com/documents/?uuid=7cce942d-b999-4ee0-9d4b-5223a856ccb2","http://www.mendeley.com/documents/?uuid=d76b4ce3-0e76-4084-bdee-683808c113a6"]}],"mendeley":{"formattedCitation":"(44)","plainTextFormattedCitation":"(44)","previouslyFormattedCitation":"(45)"},"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(44)</w:t>
      </w:r>
      <w:r w:rsidR="00AF0169" w:rsidRPr="000E0880">
        <w:rPr>
          <w:rFonts w:asciiTheme="majorBidi" w:hAnsiTheme="majorBidi" w:cstheme="majorBidi"/>
          <w:sz w:val="24"/>
          <w:szCs w:val="24"/>
        </w:rPr>
        <w:fldChar w:fldCharType="end"/>
      </w:r>
      <w:r w:rsidR="00AF0169" w:rsidRPr="000E0880">
        <w:rPr>
          <w:rFonts w:asciiTheme="majorBidi" w:hAnsiTheme="majorBidi" w:cstheme="majorBidi"/>
          <w:sz w:val="24"/>
          <w:szCs w:val="24"/>
        </w:rPr>
        <w:t xml:space="preserve">. </w:t>
      </w:r>
    </w:p>
    <w:p w14:paraId="10DC6879" w14:textId="4EB159DB" w:rsidR="00AF0169" w:rsidRPr="000E0880" w:rsidRDefault="00E11818" w:rsidP="002937D3">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Based on the involvement of 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activation in neurodegenerative diseases, multiple compounds have been tested and proposed to limit or inhibit its activation, especially in AD. Non-steroidal anti-inflammatory drugs were one of the key agents to halt neuroinflammation, yet their adverse effects interfere with their action in preventing brain damage </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10.1016/j.biopha.2018.10.201","ISSN":"07533322","author":[{"dropping-particle":"","family":"Zhou","given":"Jiayin","non-dropping-particle":"","parse-names":false,"suffix":""},{"dropping-particle":"","family":"Deng","given":"Yuanyuan","non-dropping-particle":"","parse-names":false,"suffix":""},{"dropping-particle":"","family":"Li","given":"Fei","non-dropping-particle":"","parse-names":false,"suffix":""},{"dropping-particle":"","family":"Yin","given":"Caixia","non-dropping-particle":"","parse-names":false,"suffix":""},{"dropping-particle":"","family":"Shi","given":"Jingshan","non-dropping-particle":"","parse-names":false,"suffix":""},{"dropping-particle":"","family":"Gong","given":"Qihai","non-dropping-particle":"","parse-names":false,"suffix":""}],"container-title":"Biomedicine &amp; Pharmacotherapy","id":"ITEM-1","issued":{"date-parts":[["2019","3"]]},"page":"315-324","title":"Icariside II attenuates lipopolysaccharide-induced neuroinflammation through inhibiting TLR4/MyD88/NF-κB pathway in rats","type":"article-journal","volume":"111"},"uris":["http://www.mendeley.com/documents/?uuid=88c5880a-5b1a-4155-8ad2-b2bc2482d3ea"]}],"mendeley":{"formattedCitation":"(46)","plainTextFormattedCitation":"(46)","previouslyFormattedCitation":"(47)"},"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(46)</w:t>
      </w:r>
      <w:r w:rsidR="00AF0169" w:rsidRPr="000E0880">
        <w:rPr>
          <w:rFonts w:asciiTheme="majorBidi" w:hAnsiTheme="majorBidi" w:cstheme="majorBidi"/>
          <w:sz w:val="24"/>
          <w:szCs w:val="24"/>
        </w:rPr>
        <w:fldChar w:fldCharType="end"/>
      </w:r>
      <w:r w:rsidR="00AF0169" w:rsidRPr="000E0880">
        <w:rPr>
          <w:rFonts w:asciiTheme="majorBidi" w:hAnsiTheme="majorBidi" w:cstheme="majorBidi"/>
          <w:sz w:val="24"/>
          <w:szCs w:val="24"/>
        </w:rPr>
        <w:t xml:space="preserve">. </w:t>
      </w:r>
      <w:r w:rsidRPr="000E0880">
        <w:rPr>
          <w:rFonts w:asciiTheme="majorBidi" w:hAnsiTheme="majorBidi" w:cstheme="majorBidi"/>
          <w:sz w:val="24"/>
          <w:szCs w:val="24"/>
        </w:rPr>
        <w:t xml:space="preserve">Antioxidants and bioflavonoids are other alternatives to alleviate neuroinflammation and improve disease prognosis. Sulforaphane, resveratrol, </w:t>
      </w:r>
      <w:proofErr w:type="spellStart"/>
      <w:r w:rsidRPr="000E0880">
        <w:rPr>
          <w:rFonts w:asciiTheme="majorBidi" w:hAnsiTheme="majorBidi" w:cstheme="majorBidi"/>
          <w:sz w:val="24"/>
          <w:szCs w:val="24"/>
        </w:rPr>
        <w:t>loganin</w:t>
      </w:r>
      <w:proofErr w:type="spellEnd"/>
      <w:r w:rsidRPr="000E0880">
        <w:rPr>
          <w:rFonts w:asciiTheme="majorBidi" w:hAnsiTheme="majorBidi" w:cstheme="majorBidi"/>
          <w:sz w:val="24"/>
          <w:szCs w:val="24"/>
        </w:rPr>
        <w:t xml:space="preserve">, and </w:t>
      </w:r>
      <w:proofErr w:type="spellStart"/>
      <w:r w:rsidRPr="000E0880">
        <w:rPr>
          <w:rFonts w:asciiTheme="majorBidi" w:hAnsiTheme="majorBidi" w:cstheme="majorBidi"/>
          <w:sz w:val="24"/>
          <w:szCs w:val="24"/>
        </w:rPr>
        <w:t>icariside</w:t>
      </w:r>
      <w:proofErr w:type="spellEnd"/>
      <w:r w:rsidRPr="000E0880">
        <w:rPr>
          <w:rFonts w:asciiTheme="majorBidi" w:hAnsiTheme="majorBidi" w:cstheme="majorBidi"/>
          <w:sz w:val="24"/>
          <w:szCs w:val="24"/>
        </w:rPr>
        <w:t xml:space="preserve"> II are naturally occurring compounds that showed promising results interfering with </w:t>
      </w:r>
      <w:r w:rsidR="00394760" w:rsidRPr="000E0880">
        <w:rPr>
          <w:rFonts w:asciiTheme="majorBidi" w:hAnsiTheme="majorBidi" w:cstheme="majorBidi"/>
          <w:sz w:val="24"/>
          <w:szCs w:val="24"/>
        </w:rPr>
        <w:t xml:space="preserve">the </w:t>
      </w:r>
      <w:r w:rsidRPr="000E0880">
        <w:rPr>
          <w:rFonts w:asciiTheme="majorBidi" w:hAnsiTheme="majorBidi" w:cstheme="majorBidi"/>
          <w:sz w:val="24"/>
          <w:szCs w:val="24"/>
        </w:rPr>
        <w:t>NF-</w:t>
      </w:r>
      <w:proofErr w:type="spellStart"/>
      <w:r w:rsidRPr="000E0880">
        <w:rPr>
          <w:rFonts w:asciiTheme="majorBidi" w:hAnsiTheme="majorBidi" w:cstheme="majorBidi"/>
          <w:sz w:val="24"/>
          <w:szCs w:val="24"/>
        </w:rPr>
        <w:t>κB</w:t>
      </w:r>
      <w:proofErr w:type="spellEnd"/>
      <w:r w:rsidRPr="000E0880">
        <w:rPr>
          <w:rFonts w:asciiTheme="majorBidi" w:hAnsiTheme="majorBidi" w:cstheme="majorBidi"/>
          <w:sz w:val="24"/>
          <w:szCs w:val="24"/>
        </w:rPr>
        <w:t xml:space="preserve"> activation </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{"citationItems":[{"id":"ITEM-1","itemData":{"DOI":"10.1002/cbin.11060","ISSN":"10958355","PMID":"30288860","abstract":"Neuroinflammation is closely related with the pathogenesis and progress of neurodegenerative diseases including Alzheimer's disease (AD). Loganin, an iridoid glycoside obtained from traditional Chinese medicine Cornus officinalis, has properties of inhibiting inflammation and improving memory. The present study was aimed to investigate effects of loganin on Aβ-induced inflammation and to explore the underlying mechanisms. BV-2 microglia cells were stimulated with 10 µM Aβ1-42 for 24 h to induce inflammatory damage. According to results of CCK-8 assay, the doses of loganin in present work were 10 and 30 µM. We found that treatment with loganin could inhibit Aβ1-42-induced microglia activation. Furthermore, loganin treatment prevented the over-production of Tumor necrosis factor-α (TNF-α), Interleukin-6 (IL-6), Macrophage Chemotactic Protein 1(MCP-1), Nitric oxide (NO), Prostaglandin E2 (PGE2) and the up-regulation of inducible nitric oxide synthase (iNOS) and Cyclooxygenase 2 (COX-2) in Aβ1-42-stimulated BV-2 cells. Results from Western blots demonstrated that loganin inhibited Aβ1-42-induced elevation in Toll-like receptor 4 (TLR4), Myeloid Differentiation Factor 88 (MyD88) and TNF receptor-associated factor 6 (TRAF6). Loganin treatment also attenuated the increased phosphorylation level of IRAK4 caused by Aβ1-42. Additionally, loganin alleviated nuclear translocation of NF-κB p65 subunit in Aβ1-42-stimulated BV-2 cells, and this phenomenon could be reversed by TLR4 agonist LPS. Further, the anti-inflammatory effects of loganin were attenuated when TLR4 signaling pathway was re-activated by LPS. Taken together, our data indicated that loganin could attenuate inflammatory response induced by Aβ in BV-2 microglia cells, partially through deactivating the TLR4/TRAF6/NF-κB axis.","author":[{"dropping-particle":"","family":"Cui","given":"Yong","non-dropping-particle":"","parse-names":false,"suffix":""},{"dropping-particle":"","family":"Wang","given":"Yanjie","non-dropping-particle":"","parse-names":false,"suffix":""},{"dropping-particle":"","family":"Zhao","given":"Danyu","non-dropping-particle":"","parse-names":false,"suffix":""},{"dropping-particle":"","family":"Feng","given":"Xiaofan","non-dropping-particle":"","parse-names":false,"suffix":""},{"dropping-particle":"","family":"Zhang","given":"Lin","non-dropping-particle":"","parse-names":false,"suffix":""},{"dropping-particle":"","family":"Liu","given":"Chun","non-dropping-particle":"","parse-names":false,"suffix":""}],"container-title":"Cell Biology International","id":"ITEM-1","issue":"12","issued":{"date-parts":[["2018"]]},"page":"1632-1642","title":"Loganin prevents BV-2 microglia cells from Aβ1-42-induced inflammation via regulating TLR4/TRAF6/NF-κB axis","type":"article-journal","volume":"42"},"uris":["http://www.mendeley.com/documents/?uuid=21372875-98d9-4cc5-ac8f-33866919de25","http://www.mendeley.com/documents/?uuid=7da534b0-dc6b-4b6b-91a3-6549184db5fd"]},{"id":"ITEM-2","itemData":{"DOI":"10.1080/08923973.2019.1666406","ISSN":"15322513","PMID":"31530042","abstract":"Objective: To investigate the role of miR-146a-5p in the effects of resveratrol (RSV) on inflammatory response in BV2 mouse microglial cells. Materials and methods: BV2 cells were pretreated by RSV and stimulated with lipopolysaccharide (LPS). Cell Viability was checked using a MTT assay. Real-Time PCR was performed to detect the levels of pro-inflammatory cytokines (tumor necrosisfactor-α</w:instrText>
      </w:r>
      <w:r w:rsidR="008F2674" w:rsidRPr="000E0880">
        <w:rPr>
          <w:rFonts w:ascii="MS Gothic" w:eastAsia="MS Gothic" w:hAnsi="MS Gothic" w:cs="MS Gothic" w:hint="eastAsia"/>
          <w:sz w:val="24"/>
          <w:szCs w:val="24"/>
        </w:rPr>
        <w:instrText>－</w:instrText>
      </w:r>
      <w:r w:rsidR="008F2674" w:rsidRPr="000E0880">
        <w:rPr>
          <w:rFonts w:asciiTheme="majorBidi" w:hAnsiTheme="majorBidi" w:cstheme="majorBidi"/>
          <w:sz w:val="24"/>
          <w:szCs w:val="24"/>
        </w:rPr>
        <w:instrText>TNF-α, interleukin-1β</w:instrText>
      </w:r>
      <w:r w:rsidR="008F2674" w:rsidRPr="000E0880">
        <w:rPr>
          <w:rFonts w:ascii="MS Gothic" w:eastAsia="MS Gothic" w:hAnsi="MS Gothic" w:cs="MS Gothic" w:hint="eastAsia"/>
          <w:sz w:val="24"/>
          <w:szCs w:val="24"/>
        </w:rPr>
        <w:instrText>－</w:instrText>
      </w:r>
      <w:r w:rsidR="008F2674" w:rsidRPr="000E0880">
        <w:rPr>
          <w:rFonts w:asciiTheme="majorBidi" w:hAnsiTheme="majorBidi" w:cstheme="majorBidi"/>
          <w:sz w:val="24"/>
          <w:szCs w:val="24"/>
        </w:rPr>
        <w:instrText xml:space="preserve">IL-1β and interleukin-6 </w:instrText>
      </w:r>
      <w:r w:rsidR="008F2674" w:rsidRPr="000E0880">
        <w:rPr>
          <w:rFonts w:ascii="MS Gothic" w:eastAsia="MS Gothic" w:hAnsi="MS Gothic" w:cs="MS Gothic" w:hint="eastAsia"/>
          <w:sz w:val="24"/>
          <w:szCs w:val="24"/>
        </w:rPr>
        <w:instrText>－</w:instrText>
      </w:r>
      <w:r w:rsidR="008F2674" w:rsidRPr="000E0880">
        <w:rPr>
          <w:rFonts w:asciiTheme="majorBidi" w:hAnsiTheme="majorBidi" w:cstheme="majorBidi"/>
          <w:sz w:val="24"/>
          <w:szCs w:val="24"/>
        </w:rPr>
        <w:instrText xml:space="preserve"> IL-6) and miR-146a-5p expression. Western blot was used to analyze the protein expression of TNF receptor associated factor 6 (TRAF6) and phospho-nuclear factor kappa B (pNF-κB). Gain-of-function and loss-of-function analysis of miR-146a-5p was performed using transfection of miR-146a-5p mimic and miR-146a-5p inhibitor, respectively. Results: Pretreatment with RSV significantly and dose dependently inhibited LPS-induced production of TNF-α, IL-1β and IL-6 in BV2 cells. MiR-146a-5p was significantly upregulated after LPS treatment, and further increased in RSV and LPS-co-treated cells. MiR-146a-5p overexpression via miR-146a-5p mimic transfection downregulated the mRNA level of TNF-α, IL-1β and IL-6, as well as abrogated the protein expression of TRAF6 and pNF-κB in BV2 cells exposed to LPS. More importantly, the reducion of TNF-α, IL-1β and IL-6 level by RSV were reversed by miR-146a-5p silence via miR-146a-5p inhibitor transfection. Furthermore, silencing miR-146a-5p attenuated the inhibitory effect of RSV on the TRAF6/NF-κB pathway which was activated after induction with LPS. Conclusions: RSV can suppress LPS-induced inflammatory injury via modulating the miR-146a-5p/TRAF6/NF-κB axis in BV2 mouse microglial cells.","author":[{"dropping-particle":"","family":"Ge","given":"Yu Ting","non-dropping-particle":"","parse-names":false,"suffix":""},{"dropping-particle":"","family":"Zhong","given":"An Qi","non-dropping-particle":"","parse-names":false,"suffix":""},{"dropping-particle":"","family":"Xu","given":"Guang Fei","non-dropping-particle":"","parse-names":false,"suffix":""},{"dropping-particle":"","family":"Lu","given":"Ying","non-dropping-particle":"","parse-names":false,"suffix":""}],"container-title":"Immunopharmacology and Immunotoxicology","id":"ITEM-2","issue":"5","issued":{"date-parts":[["2019"]]},"page":"549-557","publisher":"Taylor &amp; Francis","title":"Resveratrol protects BV2 mouse microglial cells against LPS-induced inflammatory injury by altering the miR-146a-5p/TRAF6/NF-κB axis","type":"article-journal","volume":"41"},"uris":["http://www.mendeley.com/documents/?uuid=634f1e13-20df-49b9-a8fd-ebc47b6ad557","http://www.mendeley.com/documents/?uuid=e447916d-6850-462b-97e8-d57ee776e180"]},{"id":"ITEM-3","itemData":{"DOI":"10.1016/j.biopha.2018.10.201","ISSN":"07533322","author":[{"dropping-particle":"","family":"Zhou","given":"Jiayin","non-dropping-particle":"","parse-names":false,"suffix":""},{"dropping-particle":"","family":"Deng","given":"Yuanyuan","non-dropping-particle":"","parse-names":false,"suffix":""},{"dropping-particle":"","family":"Li","given":"Fei","non-dropping-particle":"","parse-names":false,"suffix":""},{"dropping-particle":"","family":"Yin","given":"Caixia","non-dropping-particle":"","parse-names":false,"suffix":""},{"dropping-particle":"","family":"Shi","given":"Jingshan","non-dropping-particle":"","parse-names":false,"suffix":""},{"dropping-particle":"","family":"Gong","given":"Qihai","non-dropping-particle":"","parse-names":false,"suffix":""}],"container-title":"Biomedicine &amp; Pharmacotherapy","id":"ITEM-3","issued":{"date-parts":[["2019","3"]]},"page":"315-324","title":"Icariside II attenuates lipopolysaccharide-induced neuroinflammation through inhibiting TLR4/MyD88/NF-κB pathway in rats","type":"article-journal","volume":"111"},"uris":["http://www.mendeley.com/documents/?uuid=88c5880a-5b1a-4155-8ad2-b2bc2482d3ea"]},{"id":"ITEM-4","itemData":{"DOI":"10.1016/j.lfs.2020.118519","ISSN":"00243205","author":[{"dropping-particle":"","family":"Wang","given":"Zeng-chun","non-dropping-particle":"","parse-names":false,"suffix":""},{"dropping-particle":"","family":"Chen","given":"Qiang","non-dropping-particle":"","parse-names":false,"suffix":""},{"dropping-particle":"","family":"Wang","given":"Jing","non-dropping-particle":"","parse-names":false,"suffix":""},{"dropping-particle":"","family":"Yu","given":"Ling-shan","non-dropping-particle":"","parse-names":false,"suffix":""},{"dropping-particle":"","family":"Chen","given":"Liang-wan","non-dropping-particle":"","parse-names":false,"suffix":""}],"container-title":"Life Sciences","id":"ITEM-4","issued":{"date-parts":[["2020","12"]]},"page":"118519","title":"Sulforaphane mitigates LPS-induced neuroinflammation through modulation of Cezanne/NF-κB signalling","type":"article-journal","volume":"262"},"uris":["http://www.mendeley.com/documents/?uuid=93120ff2-6640-4e73-a11e-27a97eb52935"]}],"mendeley":{"formattedCitation":"(46,48,55,56)","plainTextFormattedCitation":"(46,48,55,56)","previouslyFormattedCitation":"(47,49,56,57)"},"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(46,48,55,56)</w:t>
      </w:r>
      <w:r w:rsidR="00AF0169" w:rsidRPr="000E0880">
        <w:rPr>
          <w:rFonts w:asciiTheme="majorBidi" w:hAnsiTheme="majorBidi" w:cstheme="majorBidi"/>
          <w:sz w:val="24"/>
          <w:szCs w:val="24"/>
        </w:rPr>
        <w:fldChar w:fldCharType="end"/>
      </w:r>
      <w:r w:rsidR="00AF0169" w:rsidRPr="000E0880">
        <w:rPr>
          <w:rFonts w:asciiTheme="majorBidi" w:hAnsiTheme="majorBidi" w:cstheme="majorBidi"/>
          <w:sz w:val="24"/>
          <w:szCs w:val="24"/>
        </w:rPr>
        <w:t xml:space="preserve">. In rats, the antihyperlipidemic atorvastatin was </w:t>
      </w:r>
      <w:r w:rsidR="00394760" w:rsidRPr="000E0880">
        <w:rPr>
          <w:rFonts w:asciiTheme="majorBidi" w:hAnsiTheme="majorBidi" w:cstheme="majorBidi"/>
          <w:sz w:val="24"/>
          <w:szCs w:val="24"/>
        </w:rPr>
        <w:t>proven</w:t>
      </w:r>
      <w:r w:rsidR="00AF0169" w:rsidRPr="000E0880">
        <w:rPr>
          <w:rFonts w:asciiTheme="majorBidi" w:hAnsiTheme="majorBidi" w:cstheme="majorBidi"/>
          <w:sz w:val="24"/>
          <w:szCs w:val="24"/>
        </w:rPr>
        <w:t xml:space="preserve"> to repress the expression of NF-</w:t>
      </w:r>
      <w:proofErr w:type="spellStart"/>
      <w:r w:rsidR="00AF0169" w:rsidRPr="000E0880">
        <w:rPr>
          <w:rFonts w:asciiTheme="majorBidi" w:hAnsiTheme="majorBidi" w:cstheme="majorBidi"/>
          <w:sz w:val="24"/>
          <w:szCs w:val="24"/>
        </w:rPr>
        <w:t>κB</w:t>
      </w:r>
      <w:proofErr w:type="spellEnd"/>
      <w:r w:rsidR="00AF0169" w:rsidRPr="000E0880">
        <w:rPr>
          <w:rFonts w:asciiTheme="majorBidi" w:hAnsiTheme="majorBidi" w:cstheme="majorBidi"/>
          <w:sz w:val="24"/>
          <w:szCs w:val="24"/>
        </w:rPr>
        <w:t xml:space="preserve"> together with TLR4 and TRAF6</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{"citationItems":[{"id":"ITEM-1","itemData":{"DOI":"10.1007/s12031-018-1032-3","ISSN":"15591166","PMID":"29417448","abstract":"Inflammatory damage aggravates the progression of Alzheimer’s disease (AD) and the mechanism of inflammatory damage may provide a new therapeutic window for the treatment of AD. Toll-like receptor 4 (TLR4)-mediated signaling can regulate the inflammatory process. However, changes in TLR4 signaling pathway induced by beta-amyloid (Aβ) have not been well characterized in brain, especially in the hippocampus. In the present study, we explored the changes of TLR4 signaling pathway induced by Aβ in the hippocampus and the role of atorvastatin in modulating this signal pathway and neurotoxicity induced by Aβ. Experimental AD rats were induced by intrahippocampal injection of Aβ1–42, and the rats were treated with atorvastatin by oral gavage from 3 weeks before to 6 days after injections of Aβ1–42. To determine the spatial learning and memory ability of rats in the AD models, Morris water maze (MWM) was performed. The expression of the glial fibrillary acidic protein (GFAP), ionized calcium binding adapter molecule-1 (Iba-1), TLR4, tumor necrosis factor receptor-associated factor 6 (TRAF6), and nuclear transcription factor (NF)-κB (NF-κB) protein in the hippocampus was detected by immunohistochemistry and Western blot. Compared to the control group, increased expression of TLR4, TRAF6, and NF-κB was observed in the hippocampus at 7 days post-injection of Aβ (P &lt; 0.01). Furthermore, atorvastatin treatment significantly ameliorated cognitive deficits of rats, attenuated microglia and astrocyte activation, inhibited apoptosis, and down-regulated the expression of TLR4, TRAF6, and NF-κB, both at the mRNA and protein levels (P &lt; 0.01). TLR4 signaling pathway is thus actively involved in Aβ-induced neuroinflammation and atorvastatin treatment can exert the therapeutic benefits for AD via the TLR4 signaling pathway.","author":[{"dropping-particle":"","family":"Wang","given":"Shan","non-dropping-particle":"","parse-names":false,"suffix":""},{"dropping-particle":"","family":"Zhang","given":"Xiaowei","non-dropping-particle":"","parse-names":false,"suffix":""},{"dropping-particle":"","family":"Zhai","given":"Liuyu","non-dropping-particle":"","parse-names":false,"suffix":""},{"dropping-particle":"","family":"Sheng","given":"Xiaona","non-dropping-particle":"","parse-names":false,"suffix":""},{"dropping-particle":"","family":"Zheng","given":"Weina","non-dropping-particle":"","parse-names":false,"suffix":""},{"dropping-particle":"","family":"Chu","given":"Hongshan","non-dropping-particle":"","parse-names":false,"suffix":""},{"dropping-particle":"","family":"Zhang","given":"Guohua","non-dropping-particle":"","parse-names":false,"suffix":""}],"container-title":"Journal of Molecular Neuroscience","id":"ITEM-1","issue":"3","issued":{"date-parts":[["2018"]]},"page":"363-373","publisher":"Journal of Molecular Neuroscience","title":"Atorvastatin attenuates cognitive deficits and neuroinflammation induced by Aβ1–42 involving modulation of TLR4/TRAF6/NF-κB pathway","type":"article-journal","volume":"64"},"uris":["http://www.mendeley.com/documents/?uuid=7dd505b3-fdb8-4292-bd53-79a88613c2fd","http://www.mendeley.com/documents/?uuid=19db425e-0788-4530-9e1b-7e8fc81aee44"]}],"mendeley":{"formattedCitation":"(57)","plainTextFormattedCitation":"(57)","previouslyFormattedCitation":"(58)"},"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(57)</w:t>
      </w:r>
      <w:r w:rsidR="00AF0169" w:rsidRPr="000E0880">
        <w:rPr>
          <w:rFonts w:asciiTheme="majorBidi" w:hAnsiTheme="majorBidi" w:cstheme="majorBidi"/>
          <w:sz w:val="24"/>
          <w:szCs w:val="24"/>
        </w:rPr>
        <w:fldChar w:fldCharType="end"/>
      </w:r>
      <w:r w:rsidR="00AF0169" w:rsidRPr="000E0880">
        <w:rPr>
          <w:rFonts w:asciiTheme="majorBidi" w:hAnsiTheme="majorBidi" w:cstheme="majorBidi"/>
          <w:sz w:val="24"/>
          <w:szCs w:val="24"/>
        </w:rPr>
        <w:t>.</w:t>
      </w:r>
    </w:p>
    <w:p w14:paraId="72A09A5C" w14:textId="2E4110B8" w:rsidR="00AF0169" w:rsidRPr="000E0880" w:rsidRDefault="00E42110" w:rsidP="002937D3">
      <w:pPr>
        <w:pStyle w:val="Heading2"/>
        <w:spacing w:line="480" w:lineRule="auto"/>
        <w:rPr>
          <w:color w:val="auto"/>
          <w:sz w:val="28"/>
          <w:szCs w:val="24"/>
        </w:rPr>
      </w:pPr>
      <w:r w:rsidRPr="000E0880">
        <w:rPr>
          <w:color w:val="auto"/>
          <w:sz w:val="28"/>
          <w:szCs w:val="24"/>
        </w:rPr>
        <w:t>Pathway:</w:t>
      </w:r>
      <w:r w:rsidR="003E16EF" w:rsidRPr="000E0880">
        <w:rPr>
          <w:color w:val="auto"/>
          <w:sz w:val="28"/>
          <w:szCs w:val="24"/>
        </w:rPr>
        <w:t xml:space="preserve"> “</w:t>
      </w:r>
      <w:r w:rsidR="00AF0169" w:rsidRPr="000E0880">
        <w:rPr>
          <w:color w:val="auto"/>
          <w:sz w:val="28"/>
          <w:szCs w:val="24"/>
        </w:rPr>
        <w:t xml:space="preserve">RUNX3 </w:t>
      </w:r>
      <w:r w:rsidR="00DA3CD7" w:rsidRPr="000E0880">
        <w:rPr>
          <w:color w:val="auto"/>
          <w:sz w:val="28"/>
          <w:szCs w:val="24"/>
        </w:rPr>
        <w:t>R</w:t>
      </w:r>
      <w:r w:rsidR="00AF0169" w:rsidRPr="000E0880">
        <w:rPr>
          <w:color w:val="auto"/>
          <w:sz w:val="28"/>
          <w:szCs w:val="24"/>
        </w:rPr>
        <w:t xml:space="preserve">egulates BCL2L11 (BIM) </w:t>
      </w:r>
      <w:r w:rsidR="00DA3CD7" w:rsidRPr="000E0880">
        <w:rPr>
          <w:color w:val="auto"/>
          <w:sz w:val="28"/>
          <w:szCs w:val="24"/>
        </w:rPr>
        <w:t>T</w:t>
      </w:r>
      <w:r w:rsidR="00AF0169" w:rsidRPr="000E0880">
        <w:rPr>
          <w:color w:val="auto"/>
          <w:sz w:val="28"/>
          <w:szCs w:val="24"/>
        </w:rPr>
        <w:t>ranscription</w:t>
      </w:r>
      <w:r w:rsidR="003E16EF" w:rsidRPr="000E0880">
        <w:rPr>
          <w:color w:val="auto"/>
          <w:sz w:val="28"/>
          <w:szCs w:val="24"/>
        </w:rPr>
        <w:t>”</w:t>
      </w:r>
    </w:p>
    <w:p w14:paraId="61B52695" w14:textId="192B2F8A" w:rsidR="00AF0169" w:rsidRPr="000E0880" w:rsidRDefault="00AF0169" w:rsidP="000042BA">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 xml:space="preserve">Research studies have highlighted an intriguing inverse relationship between the progression of neurodegenerative </w:t>
      </w:r>
      <w:r w:rsidR="002D6105" w:rsidRPr="000E0880">
        <w:rPr>
          <w:rFonts w:asciiTheme="majorBidi" w:hAnsiTheme="majorBidi" w:cstheme="majorBidi"/>
          <w:sz w:val="24"/>
          <w:szCs w:val="24"/>
        </w:rPr>
        <w:t>disease</w:t>
      </w:r>
      <w:r w:rsidR="00E45B18" w:rsidRPr="000E0880">
        <w:rPr>
          <w:rFonts w:asciiTheme="majorBidi" w:hAnsiTheme="majorBidi" w:cstheme="majorBidi"/>
          <w:sz w:val="24"/>
          <w:szCs w:val="24"/>
        </w:rPr>
        <w:t>s</w:t>
      </w:r>
      <w:r w:rsidRPr="000E0880">
        <w:rPr>
          <w:rFonts w:asciiTheme="majorBidi" w:hAnsiTheme="majorBidi" w:cstheme="majorBidi"/>
          <w:sz w:val="24"/>
          <w:szCs w:val="24"/>
        </w:rPr>
        <w:t xml:space="preserve"> and cancer in which having one disease may decrease the risk of the other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{"citationItems":[{"id":"ITEM-1","itemData":{"DOI":"10.2174/1874609811666180223154436","ISSN":"18746098","PMID":"29552989","abstract":"© 2018 Bentham Science Publishers. Background: A growing body of epidemiologic evidence suggests that neurodegenerative diseases occur less frequently in cancer survivors, and vice versa. While unusual, this inverse comorbidity is biologically plausible and could be explained, in part, by the evolutionary tradeoffs made by neurons and cycling cells to optimize the performance of their very different functions. The two cell types utilize the same proteins and pathways in different, and sometimes opposite, ways. However, cancer and neurodegeneration also share many pathophysiological features. Objective: In this review, we compare three overlapping aspects of neurodegeneration and cancer. Method: First, we contrast the priorities and tradeoffs of dividing cells and neurons and how these manifest in disease. Second, we consider the hallmarks of biological aging that underlie both neurodegeneration and cancer. Finally, we utilize information from genetic databases to outline specific genes and pathways common to both diseases. Conclusion: We argue that a detailed understanding of the biologic and genetic relationships between cancer and neurodegeneration can guide future efforts in designing disease-modifying therapeutic interventions. Lastly, strategies that target aging may prevent or delay both conditions.","author":[{"dropping-particle":"","family":"Houck","given":"Alexander L.","non-dropping-particle":"","parse-names":false,"suffix":""},{"dropping-particle":"","family":"Seddighi","given":"Sahba","non-dropping-particle":"","parse-names":false,"suffix":""},{"dropping-particle":"","family":"Driver","given":"Jane A.","non-dropping-particle":"","parse-names":false,"suffix":""}],"container-title":"Current Aging Science","id":"ITEM-1","issue":"2","issued":{"date-parts":[["2018"]]},"page":"77-89","title":"At the crossroads between neurodegeneration and cancer: A review of overlapping biology and its implications","type":"article-journal","volume":"11"},"uris":["http://www.mendeley.com/documents/?uuid=d71a42a9-fe10-4b4d-a794-0089cf651a94","http://www.mendeley.com/documents/?uuid=803a4049-97a7-4410-a24e-bb0320685b7f"]},{"id":"ITEM-2","itemData":{"DOI":"10.1186/s12883-016-0765-2","ISSN":"14712377","PMID":"27875990","abstract":"Background: The AD etiology is yet not properly known. Interactions among environmental factors, multiple susceptibility genes and aging, contribute to AD. This study investigates the factors that play role in causing AD and how changes in cellular pathways contribute to AD. Methods: PUBMED database, MEDLINE database and Google Scholar were searched with no date restrictions for published articles involving cellular pathways with roles in cancers, cell survival, growth, proliferation, development, aging, and also contributing to Alzheimer's disease. This research explores inverse relationship between AD and cancer, also investigates other factors behind AD using several already published research literature to find the etiology of AD. Results: Cancer and Alzheimer's disease have inverse relationship in many aspects such as P53, estrogen, neurotrophins and growth factors, growth and proliferation, cAMP, EGFR, Bcl-2, apoptosis pathways, IGF-1, HSV, TDP-43, APOE variants, notch signals and presenilins, NCAM, TNF alpha, PI3K/AKT/MTOR pathway, telomerase, ROS, ACE levels. AD occurs when brain neurons have weakened growth, cell survival responses, maintenance mechanisms, weakened anti-stress responses such as Vimentin, Carbonic anhydrases, HSPs, SAPK. In cancer, these responses are upregulated and maintained. Evolutionarily conserved responses and maintenance mechanisms such as FOXO are impaired in AD. Countermeasures or compensatory mechanisms by AD affected neurons such as Tau, Beta Amyloid, S100, are last attempts for survival which may be protective for certain time, or can speed up AD in Alzheimer's microenvironment via C-ABL activation, GSK3, neuro-inflammation. Conclusions: Alzheimer's disease and Cancer have inverse relationship; many factors that are upregulated in any cancer to sustain growth and survival are downregulated in Alzheimer's disease contributing to neuro-degeneration. When aged neurons or genetically susceptible neurons have weakened growth, cell survival and anti-stress responses, age related gene expression changes, altered regulation of cell death and maintenance mechanisms, they contribute to Alzheimer's disease. Countermeasures by AD neurons such as Beta Amyloid Plaques, NFTs, S100, are last attempts for survival and this provides neuroprotection for certain time and ultimately may become pathological and speed up AD. This study may contribute in developing new potential diagnostic tests, interventions and treatments.","author":[{"dropping-particle":"","family":"Shafi","given":"Ovais","non-dropping-particle":"","parse-names":false,"suffix":""}],"container-title":"BMC Neurology","id":"ITEM-2","issue":"1","issued":{"date-parts":[["2016"]]},"page":"1-17","publisher":"BMC Neurology","title":"Inverse relationship between Alzheimer's disease and cancer, and other factors contributing to Alzheimer's disease: A systematic review","type":"article-journal","volume":"16"},"uris":["http://www.mendeley.com/documents/?uuid=8bf2e98a-28c4-4662-8e8f-f2b0bd24b2aa","http://www.mendeley.com/documents/?uuid=08bddb15-dfc7-4076-86a1-fa38ec2ef8a8"]}],"mendeley":{"formattedCitation":"(58,59)","plainTextFormattedCitation":"(58,59)","previouslyFormattedCitation":"(59,60)"},"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(58,59)</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In the three neurodegenerative diseases under study, we found that the </w:t>
      </w:r>
      <w:r w:rsidR="00394760" w:rsidRPr="000E0880">
        <w:rPr>
          <w:rFonts w:asciiTheme="majorBidi" w:hAnsiTheme="majorBidi" w:cstheme="majorBidi"/>
          <w:sz w:val="24"/>
          <w:szCs w:val="24"/>
        </w:rPr>
        <w:t xml:space="preserve">BCL2L11 (BIM) transcription pathway </w:t>
      </w:r>
      <w:r w:rsidRPr="000E0880">
        <w:rPr>
          <w:rFonts w:asciiTheme="majorBidi" w:hAnsiTheme="majorBidi" w:cstheme="majorBidi"/>
          <w:sz w:val="24"/>
          <w:szCs w:val="24"/>
        </w:rPr>
        <w:t xml:space="preserve">modulated by RUNX3 is upregulated. BIM or </w:t>
      </w:r>
      <w:r w:rsidRPr="000E0880">
        <w:rPr>
          <w:rFonts w:asciiTheme="majorBidi" w:hAnsiTheme="majorBidi" w:cstheme="majorBidi"/>
          <w:sz w:val="24"/>
          <w:szCs w:val="24"/>
          <w:shd w:val="clear" w:color="auto" w:fill="FFFFFF"/>
        </w:rPr>
        <w:t>BCL-2-like protein 11 (</w:t>
      </w:r>
      <w:r w:rsidRPr="000E0880">
        <w:rPr>
          <w:rFonts w:asciiTheme="majorBidi" w:hAnsiTheme="majorBidi" w:cstheme="majorBidi"/>
          <w:sz w:val="24"/>
          <w:szCs w:val="24"/>
        </w:rPr>
        <w:t xml:space="preserve">BCL2L11) belongs to </w:t>
      </w:r>
      <w:r w:rsidR="00E11818" w:rsidRPr="000E0880">
        <w:rPr>
          <w:rFonts w:asciiTheme="majorBidi" w:hAnsiTheme="majorBidi" w:cstheme="majorBidi"/>
          <w:sz w:val="24"/>
          <w:szCs w:val="24"/>
        </w:rPr>
        <w:t xml:space="preserve">the </w:t>
      </w:r>
      <w:r w:rsidRPr="000E0880">
        <w:rPr>
          <w:rFonts w:asciiTheme="majorBidi" w:hAnsiTheme="majorBidi" w:cstheme="majorBidi"/>
          <w:sz w:val="24"/>
          <w:szCs w:val="24"/>
        </w:rPr>
        <w:t>BCL-2 protein family that induces cellular apoptosis</w:t>
      </w:r>
      <w:r w:rsidR="00717B91" w:rsidRPr="000E0880">
        <w:rPr>
          <w:rFonts w:asciiTheme="majorBidi" w:hAnsiTheme="majorBidi" w:cstheme="majorBidi"/>
          <w:sz w:val="24"/>
          <w:szCs w:val="24"/>
        </w:rPr>
        <w:t xml:space="preserve">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{"citationItems":[{"id":"ITEM-1","itemData":{"DOI":"10.1128/MCB.01926-05","ISSN":"0270-7306","PMID":"16738314","abstract":"Genes involved in the transforming growth factor beta (TGF-beta) signaling pathway are frequently altered in several types of cancers, and a gastric tumor suppressor RUNX3 appears to be an integral component of this pathway. We reported previously that apoptosis is notably reduced in Runx3-/- gastric epithelial cells. In the present study, we show that a proapoptotic gene Bim was transcriptionally activated by RUNX3 in the gastric cancer cell lines SNU16 and SNU719 treated with TGF-beta. The human Bim promoter contains RUNX sites, which are required for its activation. Furthermore, a dominant negative form of RUNX3 comprised of amino acids 1 to 187 increased tumorigenicity of SNU16 by inhibiting Bim expression. In Runx3-/- mouse gastric epithelium, Bim was down-regulated, and apoptosis was reduced to the same extent as that in Bim-/- gastric epithelium. We confirmed comparable expression of TGF-beta1 and TGF-beta receptors between wild-type and Runx3-/- gastric epithelia and reduction of Bim in TGF-beta1-/- stomach. These results demonstrate that RUNX3 is responsible for transcriptional up-regulation of Bim in TGF-beta-induced apoptosis.","author":[{"dropping-particle":"","family":"Yano","given":"Takashi","non-dropping-particle":"","parse-names":false,"suffix":""},{"dropping-particle":"","family":"Ito","given":"Kosei","non-dropping-particle":"","parse-names":false,"suffix":""},{"dropping-particle":"","family":"Fukamachi","given":"Hiroshi","non-dropping-particle":"","parse-names":false,"suffix":""},{"dropping-particle":"","family":"Chi","given":"Xin-Zi","non-dropping-particle":"","parse-names":false,"suffix":""},{"dropping-particle":"","family":"Wee","given":"Hee-Jun","non-dropping-particle":"","parse-names":false,"suffix":""},{"dropping-particle":"","family":"Inoue","given":"Ken-ichi","non-dropping-particle":"","parse-names":false,"suffix":""},{"dropping-particle":"","family":"Ida","given":"Hiroshi","non-dropping-particle":"","parse-names":false,"suffix":""},{"dropping-particle":"","family":"Bouillet","given":"Philippe","non-dropping-particle":"","parse-names":false,"suffix":""},{"dropping-particle":"","family":"Strasser","given":"Andreas","non-dropping-particle":"","parse-names":false,"suffix":""},{"dropping-particle":"","family":"Bae","given":"Suk-Chul","non-dropping-particle":"","parse-names":false,"suffix":""},{"dropping-particle":"","family":"Ito","given":"Yoshiaki","non-dropping-particle":"","parse-names":false,"suffix":""}],"container-title":"Molecular and cellular biology","id":"ITEM-1","issue":"12","issued":{"date-parts":[["2006","6"]]},"page":"4474-88","title":"The RUNX3 tumor suppressor upregulates Bim in gastric epithelial cells undergoing transforming growth factor beta-induced apoptosis.","type":"article-journal","volume":"26"},"uris":["http://www.mendeley.com/documents/?uuid=6a9581c3-3ae5-4091-8399-847d68750e9b"]}],"mendeley":{"formattedCitation":"(60)","plainTextFormattedCitation":"(60)","previouslyFormattedCitation":"(61)"},"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(60)</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00E11818" w:rsidRPr="000E0880">
        <w:rPr>
          <w:rFonts w:asciiTheme="majorBidi" w:hAnsiTheme="majorBidi" w:cstheme="majorBidi"/>
          <w:sz w:val="24"/>
          <w:szCs w:val="24"/>
        </w:rPr>
        <w:t xml:space="preserve">RUNX3 is a runt domain-containing transcription factor that regulates the transforming </w:t>
      </w:r>
      <w:r w:rsidR="00E11818" w:rsidRPr="000E0880">
        <w:rPr>
          <w:rFonts w:asciiTheme="majorBidi" w:hAnsiTheme="majorBidi" w:cstheme="majorBidi"/>
          <w:sz w:val="24"/>
          <w:szCs w:val="24"/>
        </w:rPr>
        <w:lastRenderedPageBreak/>
        <w:t>growth factor (TGF- ß) pathway and upregulates BIM expression. TGF- ß pathway induces apoptosis through BIM and RUNX3 regulation. With activated SMADs and FOXO3A, RUNX3 enhances the transcription of BIM. SMAD4 is a tumor suppressor gene that inhibits epithelial cell proliferation and is upregulated in AD, PD, and HD in our study. Hence, the TGF- ß pathway can be a tumor suppressor pathway in which RUNX3 is considered a tumor suppressor gene, especially in gastric cancer</w:t>
      </w:r>
      <w:r w:rsidRPr="000E0880">
        <w:rPr>
          <w:rFonts w:asciiTheme="majorBidi" w:hAnsiTheme="majorBidi" w:cstheme="majorBidi"/>
          <w:sz w:val="24"/>
          <w:szCs w:val="24"/>
        </w:rPr>
        <w:t xml:space="preserve">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{"citationItems":[{"id":"ITEM-1","itemData":{"DOI":"10.1159/000218332","ISSN":"10152008","PMID":"19571605","abstract":"Background: Genes involved in the TGF-β signaling pathway are often altered in several types of cancers. The TGF-β-resistant human colon cancer cell line HT-29 has inactivated TβRII and deficient expression of RUNX3 and Smad4, which are involved in the TGF-β signaling pathway. Methods: Western blot and immunocytochemistry were performed to confirm gene expression, the MTT assay to detect cell growth, flow cytometry to investigate the cell cycle and the TUNEL to detect cell apoptosis. Results: In the absence of TGF-β, Bim was upregulated, cell growth was inhibited and apoptosis was induced. TGF-β treatment did not affect RUNX3 expression; however, the increase in Bim expression was significant and time dependent. Interestingly, Smad4 but not Smad2/3 was also upregulated upon exposure to TGF-β. This was not the case after TGF-β treatment of parent HT-29 cells. As expected, TGF-β further inhibited cell growth and induced apoptosis in HT-29/RUNX3+ cells. Conclusion: Our data demonstrate that RUNX3 is involved in TGF-β-dependent and-independent cell growth inhibition and apoptosis induction pathways. © 2009 S. Karger AG, Basel.","author":[{"dropping-particle":"","family":"Tong","given":"Dan Dan","non-dropping-particle":"","parse-names":false,"suffix":""},{"dropping-particle":"","family":"Jiang","given":"Ying","non-dropping-particle":"","parse-names":false,"suffix":""},{"dropping-particle":"","family":"Li","given":"Ming","non-dropping-particle":"","parse-names":false,"suffix":""},{"dropping-particle":"","family":"Kong","given":"Dan","non-dropping-particle":"","parse-names":false,"suffix":""},{"dropping-particle":"","family":"Meng","given":"Xiang Nin","non-dropping-particle":"","parse-names":false,"suffix":""},{"dropping-particle":"","family":"Zhao","given":"Yu Zhen","non-dropping-particle":"","parse-names":false,"suffix":""},{"dropping-particle":"","family":"Jin","given":"Yan","non-dropping-particle":"","parse-names":false,"suffix":""},{"dropping-particle":"","family":"Bai","given":"Jing","non-dropping-particle":"","parse-names":false,"suffix":""},{"dropping-particle":"Bin","family":"Fu","given":"Song","non-dropping-particle":"","parse-names":false,"suffix":""},{"dropping-particle":"","family":"Geng","given":"Jing Shu","non-dropping-particle":"","parse-names":false,"suffix":""}],"container-title":"Pathobiology","id":"ITEM-1","issue":"4","issued":{"date-parts":[["2009"]]},"page":"163-169","title":"RUNX3 inhibits cell proliferation and induces apoptosis by TGF-β-dependent and-independent mechanisms in human colon carcinoma cells","type":"article-journal","volume":"76"},"uris":["http://www.mendeley.com/documents/?uuid=ab1dfa69-7db2-455e-ae86-6ca76c85c045","http://www.mendeley.com/documents/?uuid=65c818f4-21f9-48ae-af2b-6c13a78c047f"]},{"id":"ITEM-2","itemData":{"DOI":"10.1128/MCB.01926-05","ISSN":"0270-7306","PMID":"16738314","abstract":"Genes involved in the transforming growth factor beta (TGF-beta) signaling pathway are frequently altered in several types of cancers, and a gastric tumor suppressor RUNX3 appears to be an integral component of this pathway. We reported previously that apoptosis is notably reduced in Runx3-/- gastric epithelial cells. In the present study, we show that a proapoptotic gene Bim was transcriptionally activated by RUNX3 in the gastric cancer cell lines SNU16 and SNU719 treated with TGF-beta. The human Bim promoter contains RUNX sites, which are required for its activation. Furthermore, a dominant negative form of RUNX3 comprised of amino acids 1 to 187 increased tumorigenicity of SNU16 by inhibiting Bim expression. In Runx3-/- mouse gastric epithelium, Bim was down-regulated, and apoptosis was reduced to the same extent as that in Bim-/- gastric epithelium. We confirmed comparable expression of TGF-beta1 and TGF-beta receptors between wild-type and Runx3-/- gastric epithelia and reduction of Bim in TGF-beta1-/- stomach. These results demonstrate that RUNX3 is responsible for transcriptional up-regulation of Bim in TGF-beta-induced apoptosis.","author":[{"dropping-particle":"","family":"Yano","given":"Takashi","non-dropping-particle":"","parse-names":false,"suffix":""},{"dropping-particle":"","family":"Ito","given":"Kosei","non-dropping-particle":"","parse-names":false,"suffix":""},{"dropping-particle":"","family":"Fukamachi","given":"Hiroshi","non-dropping-particle":"","parse-names":false,"suffix":""},{"dropping-particle":"","family":"Chi","given":"Xin-Zi","non-dropping-particle":"","parse-names":false,"suffix":""},{"dropping-particle":"","family":"Wee","given":"Hee-Jun","non-dropping-particle":"","parse-names":false,"suffix":""},{"dropping-particle":"","family":"Inoue","given":"Ken-ichi","non-dropping-particle":"","parse-names":false,"suffix":""},{"dropping-particle":"","family":"Ida","given":"Hiroshi","non-dropping-particle":"","parse-names":false,"suffix":""},{"dropping-particle":"","family":"Bouillet","given":"Philippe","non-dropping-particle":"","parse-names":false,"suffix":""},{"dropping-particle":"","family":"Strasser","given":"Andreas","non-dropping-particle":"","parse-names":false,"suffix":""},{"dropping-particle":"","family":"Bae","given":"Suk-Chul","non-dropping-particle":"","parse-names":false,"suffix":""},{"dropping-particle":"","family":"Ito","given":"Yoshiaki","non-dropping-particle":"","parse-names":false,"suffix":""}],"container-title":"Molecular and cellular biology","id":"ITEM-2","issue":"12","issued":{"date-parts":[["2006","6"]]},"page":"4474-88","title":"The RUNX3 tumor suppressor upregulates Bim in gastric epithelial cells undergoing transforming growth factor beta-induced apoptosis.","type":"article-journal","volume":"26"},"uris":["http://www.mendeley.com/documents/?uuid=6a9581c3-3ae5-4091-8399-847d68750e9b"]}],"mendeley":{"formattedCitation":"(60,61)","plainTextFormattedCitation":"(60,61)","previouslyFormattedCitation":"(61,62)"},"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(60,61)</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This can support the hypothesis of the relation between the three neurodegenerative diseases and cancer development. It should be noted that although RUNX3 is involved in the development of </w:t>
      </w:r>
      <w:r w:rsidRPr="000E0880">
        <w:rPr>
          <w:rFonts w:asciiTheme="majorBidi" w:hAnsiTheme="majorBidi" w:cstheme="majorBidi"/>
          <w:sz w:val="24"/>
          <w:szCs w:val="24"/>
          <w:shd w:val="clear" w:color="auto" w:fill="FFFFFF"/>
        </w:rPr>
        <w:t xml:space="preserve">proprioceptive dorsal root ganglion neurons in mouse models and expressed in </w:t>
      </w:r>
      <w:r w:rsidRPr="000E0880">
        <w:rPr>
          <w:rFonts w:asciiTheme="majorBidi" w:hAnsiTheme="majorBidi" w:cstheme="majorBidi"/>
          <w:sz w:val="24"/>
          <w:szCs w:val="24"/>
        </w:rPr>
        <w:t xml:space="preserve">cranial and dorsal root ganglia in human, the exact role of RUNX3 in neuronal diseases is not fully understood yet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{"citationItems":[{"id":"ITEM-1","itemData":{"DOI":"10.1038/nn925","ISSN":"10976256","PMID":"12352981","abstract":"Dorsal root ganglion (DRG) neurons specifically project axons to central and peripheral targets according to their sensory modality. The Runt-related genes Runx1 and Runx3 are expressed in DRG neuronal subpopulations, suggesting that they may regulate the trajectories of specific axons. Here we report that Runx3-deficient (Runx3−/−) mice displayed severe motor discoordination and that few DRG neurons synthesized the proprioceptive neuronal marker parvalbumin. Proprioceptive afferent axons failed to project to their targets in the spinal cord as well as those in the muscle. NT-3-responsive Runx3−/− DRG neurons showed less neurite outgrowth in vitro. However, we found no changes in the fate specification of Runx3−/− DRG neurons or in the number of DRG neurons that expressed trkC. Our data demonstrate that Runx3 is critical in regulating the axonal projections of a specific subpopulation of DRG neurons.","author":[{"dropping-particle":"","family":"Inoue","given":"Ken ichi","non-dropping-particle":"","parse-names":false,"suffix":""},{"dropping-particle":"","family":"Ozaki","given":"Shigeru","non-dropping-particle":"","parse-names":false,"suffix":""},{"dropping-particle":"","family":"Shiga","given":"Takashi","non-dropping-particle":"","parse-names":false,"suffix":""},{"dropping-particle":"","family":"Ito","given":"Kosei","non-dropping-particle":"","parse-names":false,"suffix":""},{"dropping-particle":"","family":"Masuda","given":"Tomoyuki","non-dropping-particle":"","parse-names":false,"suffix":""},{"dropping-particle":"","family":"Okado","given":"Nobuo","non-dropping-particle":"","parse-names":false,"suffix":""},{"dropping-particle":"","family":"Iseda","given":"Tsutomu","non-dropping-particle":"","parse-names":false,"suffix":""},{"dropping-particle":"","family":"Kawaguchi","given":"Saburo","non-dropping-particle":"","parse-names":false,"suffix":""},{"dropping-particle":"","family":"Ogawa","given":"Masaharu","non-dropping-particle":"","parse-names":false,"suffix":""},{"dropping-particle":"","family":"Bae","given":"Suk Chul","non-dropping-particle":"","parse-names":false,"suffix":""},{"dropping-particle":"","family":"Yamashita","given":"Namiko","non-dropping-particle":"","parse-names":false,"suffix":""},{"dropping-particle":"","family":"Itohara","given":"Shigeyoshi","non-dropping-particle":"","parse-names":false,"suffix":""},{"dropping-particle":"","family":"Kudo","given":"Norio","non-dropping-particle":"","parse-names":false,"suffix":""},{"dropping-particle":"","family":"Ito","given":"Yoshiaki","non-dropping-particle":"","parse-names":false,"suffix":""}],"container-title":"Nature Neuroscience","id":"ITEM-1","issue":"10","issued":{"date-parts":[["2002"]]},"page":"946-954","title":"Runx3 controls the axonal projection of proprioceptive dorsal root ganglion neurons","type":"article-journal","volume":"5"},"uris":["http://www.mendeley.com/documents/?uuid=d6f0a875-f0b4-41b4-b8ae-164e586fde39","http://www.mendeley.com/documents/?uuid=97d41ed1-1b34-4551-925e-530ccd280955"]},{"id":"ITEM-2","itemData":{"DOI":"10.1615/CritRevImmunol.2018025488","ISSN":"10408401","PMID":"29717663","abstract":"The transcription factor RUNX3 is a prominent regulator of multiple hematopoietic cell lineages. Gene loss of function studies demonstrated the unique and essential roles of this master regulator in differentiated lymphoid and myeloid cells. As a complementary approach, RUNX3 was upregulated in various leukocyte subsets to probe the instructive role of this ‘multilineage’-specific transcription factor. In this report, we overview the immunomodulatory functions of RUNX3 within the hematopoietic compartment to gain insight into the consequences of Runx3 deletion or overexpression in committed immune cells. Genetic studies revealed the essential role of RUNX3 in Langerhans cell development. Moreover, this transcription factor is necessary for the differentiation and maintenance of the cytotoxic CD8+ T cells. In addition, T helper, natural killer, and B cells are also influenced by RUNX3. Importantly, the ectopic expression of Runx3 enhances the immunogenicity of cytotoxic T cells and pluripotent stem-cell–derived dendritic cells, suggesting that this protein can be applied in cell-based immunotherapies.","author":[{"dropping-particle":"","family":"Boto","given":"Pal","non-dropping-particle":"","parse-names":false,"suffix":""},{"dropping-particle":"","family":"Csuth","given":"Tamas Imre","non-dropping-particle":"","parse-names":false,"suffix":""},{"dropping-particle":"","family":"Szatmaria","given":"Istvan","non-dropping-particle":"","parse-names":false,"suffix":""}],"container-title":"Critical Reviews in Immunology","id":"ITEM-2","issue":"1","issued":{"date-parts":[["2018"]]},"page":"63-78","title":"RUNX3-mediated immune cell development and maturation","type":"article-journal","volume":"38"},"uris":["http://www.mendeley.com/documents/?uuid=5a009c94-2103-46d6-8430-ab101a8643c3","http://www.mendeley.com/documents/?uuid=d4d8fcec-6fed-4378-b6c9-b6c12b6d6547"]}],"mendeley":{"formattedCitation":"(62,63)","plainTextFormattedCitation":"(62,63)","previouslyFormattedCitation":"(63,64)"},"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(62,63)</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00E11818" w:rsidRPr="000E0880">
        <w:rPr>
          <w:rFonts w:asciiTheme="majorBidi" w:hAnsiTheme="majorBidi" w:cstheme="majorBidi"/>
          <w:sz w:val="24"/>
          <w:szCs w:val="24"/>
        </w:rPr>
        <w:t xml:space="preserve">This may be correlated with aging as RUNX3 expression is observed to be elevated with age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{"citationItems":[{"id":"ITEM-1","itemData":{"DOI":"10.1371/journal.pone.0150624","ISSN":"19326203","PMID":"26937969","abstract":"Aging, as a complex biological process, is accompanied by the accumulation of functional loses at different levels, which makes age to be the biggest risk factor to many neurological diseases. Even following decades of investigation, the process of aging is still far from being fully understood, especially at a systematic level. In this study, we identified aging related genes in brain by collecting the ones with sustained and consistent gene expression or DNA methylation changes in the aging process. Functional analysis with Gene Ontology to these genes suggested transcriptional regulators to be the most affected genes in the aging process. Transcription regulation analysis found some transcription factors, especially Specificity Protein 1 (SP1), to play important roles in regulating aging related gene expression. Module-based functional analysis indicated these genes to be associated with many well-known aging related pathways, supporting the validity of our approach to select aging related genes. Finally, we investigated the roles of aging related genes on Alzheimer's Disease (AD). We found that aging and AD related genes both involved some common pathways, which provided a possible explanation why aging made the brain more vulnerable to Alzheimer's Disease.","author":[{"dropping-particle":"","family":"Meng","given":"Guofeng","non-dropping-particle":"","parse-names":false,"suffix":""},{"dropping-particle":"","family":"Zhong","given":"Xiaoyan","non-dropping-particle":"","parse-names":false,"suffix":""},{"dropping-particle":"","family":"Mei","given":"Hongkang","non-dropping-particle":"","parse-names":false,"suffix":""}],"container-title":"PLoS ONE","id":"ITEM-1","issue":"3","issued":{"date-parts":[["2016"]]},"page":"1-17","title":"A systematic investigation into aging related genes in brain and their relationship with Alzheimer's disease","type":"article-journal","volume":"11"},"uris":["http://www.mendeley.com/documents/?uuid=44443420-c502-41cc-8216-5452dd471cf2","http://www.mendeley.com/documents/?uuid=e576b898-6625-4e15-b4e3-c8a3df53f881"]}],"mendeley":{"formattedCitation":"(64)","plainTextFormattedCitation":"(64)","previouslyFormattedCitation":"(65)"},"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(64)</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p>
    <w:p w14:paraId="00B06B16" w14:textId="195036F0" w:rsidR="00AF0169" w:rsidRPr="000E0880" w:rsidRDefault="00E11818" w:rsidP="002937D3">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 xml:space="preserve">Runt-related transcription factors, RUNX3 is expressed in multiple hematopoietic lineages as well as in numerous tissues, including cranial and dorsal root ganglia, thymus, chondrocytes, and the mesenchyme of epidermal appendages. RUNX3 is required </w:t>
      </w:r>
      <w:r w:rsidR="00394760" w:rsidRPr="000E0880">
        <w:rPr>
          <w:rFonts w:asciiTheme="majorBidi" w:hAnsiTheme="majorBidi" w:cstheme="majorBidi"/>
          <w:sz w:val="24"/>
          <w:szCs w:val="24"/>
        </w:rPr>
        <w:t>to properly develop</w:t>
      </w:r>
      <w:r w:rsidRPr="000E0880">
        <w:rPr>
          <w:rFonts w:asciiTheme="majorBidi" w:hAnsiTheme="majorBidi" w:cstheme="majorBidi"/>
          <w:sz w:val="24"/>
          <w:szCs w:val="24"/>
        </w:rPr>
        <w:t xml:space="preserve"> cytotoxic T-lymphocytes and Langerhans cells </w:t>
      </w:r>
      <w:r w:rsidR="00AF0169"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{"citationItems":[{"id":"ITEM-1","itemData":{"DOI":"10.1615/CritRevImmunol.2018025488","ISSN":"10408401","PMID":"29717663","abstract":"The transcription factor RUNX3 is a prominent regulator of multiple hematopoietic cell lineages. Gene loss of function studies demonstrated the unique and essential roles of this master regulator in differentiated lymphoid and myeloid cells. As a complementary approach, RUNX3 was upregulated in various leukocyte subsets to probe the instructive role of this ‘multilineage’-specific transcription factor. In this report, we overview the immunomodulatory functions of RUNX3 within the hematopoietic compartment to gain insight into the consequences of Runx3 deletion or overexpression in committed immune cells. Genetic studies revealed the essential role of RUNX3 in Langerhans cell development. Moreover, this transcription factor is necessary for the differentiation and maintenance of the cytotoxic CD8+ T cells. In addition, T helper, natural killer, and B cells are also influenced by RUNX3. Importantly, the ectopic expression of Runx3 enhances the immunogenicity of cytotoxic T cells and pluripotent stem-cell–derived dendritic cells, suggesting that this protein can be applied in cell-based immunotherapies.","author":[{"dropping-particle":"","family":"Boto","given":"Pal","non-dropping-particle":"","parse-names":false,"suffix":""},{"dropping-particle":"","family":"Csuth","given":"Tamas Imre","non-dropping-particle":"","parse-names":false,"suffix":""},{"dropping-particle":"","family":"Szatmaria","given":"Istvan","non-dropping-particle":"","parse-names":false,"suffix":""}],"container-title":"Critical Reviews in Immunology","id":"ITEM-1","issue":"1","issued":{"date-parts":[["2018"]]},"page":"63-78","title":"RUNX3-mediated immune cell development and maturation","type":"article-journal","volume":"38"},"uris":["http://www.mendeley.com/documents/?uuid=d4d8fcec-6fed-4378-b6c9-b6c12b6d6547","http://www.mendeley.com/documents/?uuid=5a009c94-2103-46d6-8430-ab101a8643c3"]}],"mendeley":{"formattedCitation":"(63)","plainTextFormattedCitation":"(63)","previouslyFormattedCitation":"(64)"},"properties":{"noteIndex":0},"schema":"https://github.com/citation-style-language/schema/raw/master/csl-citation.json"}</w:instrText>
      </w:r>
      <w:r w:rsidR="00AF0169"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(63)</w:t>
      </w:r>
      <w:r w:rsidR="00AF0169" w:rsidRPr="000E0880">
        <w:rPr>
          <w:rFonts w:asciiTheme="majorBidi" w:hAnsiTheme="majorBidi" w:cstheme="majorBidi"/>
          <w:sz w:val="24"/>
          <w:szCs w:val="24"/>
        </w:rPr>
        <w:fldChar w:fldCharType="end"/>
      </w:r>
      <w:r w:rsidR="00F87C9E" w:rsidRPr="000E0880">
        <w:rPr>
          <w:rFonts w:asciiTheme="majorBidi" w:hAnsiTheme="majorBidi" w:cstheme="majorBidi"/>
          <w:sz w:val="24"/>
          <w:szCs w:val="24"/>
        </w:rPr>
        <w:t>.</w:t>
      </w:r>
    </w:p>
    <w:p w14:paraId="0B08D1E2" w14:textId="77777777" w:rsidR="00AF0169" w:rsidRPr="000E0880" w:rsidRDefault="00AF0169" w:rsidP="002937D3">
      <w:pPr>
        <w:pStyle w:val="Heading2"/>
        <w:spacing w:line="480" w:lineRule="auto"/>
        <w:rPr>
          <w:rFonts w:eastAsia="Times New Roman"/>
          <w:color w:val="auto"/>
          <w:sz w:val="28"/>
          <w:szCs w:val="24"/>
        </w:rPr>
      </w:pPr>
      <w:r w:rsidRPr="000E0880">
        <w:rPr>
          <w:color w:val="auto"/>
          <w:sz w:val="28"/>
          <w:szCs w:val="24"/>
        </w:rPr>
        <w:t>Epidermal</w:t>
      </w:r>
      <w:r w:rsidRPr="000E0880">
        <w:rPr>
          <w:color w:val="auto"/>
          <w:sz w:val="28"/>
          <w:szCs w:val="24"/>
          <w:shd w:val="clear" w:color="auto" w:fill="FFFFFF"/>
        </w:rPr>
        <w:t xml:space="preserve"> growth factor receptor</w:t>
      </w:r>
      <w:r w:rsidRPr="000E0880">
        <w:rPr>
          <w:color w:val="auto"/>
          <w:sz w:val="28"/>
          <w:szCs w:val="24"/>
        </w:rPr>
        <w:t xml:space="preserve"> (EGFR)</w:t>
      </w:r>
    </w:p>
    <w:p w14:paraId="335FCC2E" w14:textId="05A3B4B1" w:rsidR="00AF0169" w:rsidRPr="000E0880" w:rsidRDefault="00AF0169" w:rsidP="00415EF1">
      <w:pPr>
        <w:spacing w:line="480" w:lineRule="auto"/>
        <w:ind w:firstLine="720"/>
        <w:rPr>
          <w:rFonts w:asciiTheme="majorBidi" w:hAnsiTheme="majorBidi" w:cstheme="majorBidi"/>
          <w:sz w:val="24"/>
          <w:szCs w:val="24"/>
          <w:shd w:val="clear" w:color="auto" w:fill="FFFFFF"/>
        </w:rPr>
      </w:pPr>
      <w:r w:rsidRPr="000E0880">
        <w:rPr>
          <w:rFonts w:asciiTheme="majorBidi" w:hAnsiTheme="majorBidi" w:cstheme="majorBidi"/>
          <w:sz w:val="24"/>
          <w:szCs w:val="24"/>
          <w:shd w:val="clear" w:color="auto" w:fill="FFFFFF"/>
        </w:rPr>
        <w:t>Although epidermal growth factor receptor</w:t>
      </w:r>
      <w:r w:rsidRPr="000E0880">
        <w:rPr>
          <w:rFonts w:asciiTheme="majorBidi" w:hAnsiTheme="majorBidi" w:cstheme="majorBidi"/>
          <w:sz w:val="24"/>
          <w:szCs w:val="24"/>
        </w:rPr>
        <w:t xml:space="preserve"> (EGFR) signaling pathways are related to neuron survival and protection from stress and insults, upregulation of EGFR has been associated with multiple neurodegenerative diseases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{"citationItems":[{"id":"ITEM-1","itemData":{"DOI":"10.2174/1389202918666171005100549","ISBN":"9247000610","ISSN":"13892029","abstract":"Background Neurodegeneration is a progressive/irreversible loss of neurons, building blocks of our nervous system. Their degeneration gradually collapses the entire structural and functional system manifesting in myriads of clinical disorders categorized as Neurodegenerative Disorders (NDs) such as Alzheimer's Disease, (AD), Parkinson's Disease (PD), Frontotemporal Dementia (FTD) and Amyotrophic Lateral Sclerosis (ALS). NDs are characterized by a puzzling interplay of molecular and cellular defects affecting subset of neuronal populations in specific affected brain areas. Objective In present study, comparative in silico analysis was performed by utilizing gene expression datasets of AD, PD, FTD and ALS to identify potential common features to gain insights into complex molecular pathophysiology of the selected NDs. Methods Gene expression data of four disorders were subjected to the identification of Differential Gene Expression (DEG) and their mapping on biological processes, KEGG pathways and molecular functions. Detailed comparative analysis was performed to highlight the common grounds of these dis-orders at various stages. Results Astoundingly, 106 DEGs were found to be common across all disorders. Alongwith in total 100 GO terms and 7 KEGG pathways were found to be significantly enriched across all disorders. EGFR, CDC42 and CREBBP have been identified as the significantly interacting nodes in gene-gene in-teraction and in Protein-Protein Interaction (PPI) network as well. Furthermore, interaction of common DEGs targets with miRNA's has been scrutinized. Conclusion The complex molecular underpinnings of these disorders are currently elusive. Despite heterogeneous clinical and pathological expressions, common features have been recognized in many NDs which provide evidence of their convergence.","author":[{"dropping-particle":"","family":"Habib","given":"Rabia","non-dropping-particle":"","parse-names":false,"suffix":""},{"dropping-particle":"","family":"Noureen","given":"Nighat","non-dropping-particle":"","parse-names":false,"suffix":""},{"dropping-particle":"","family":"Nadeem","given":"Neha","non-dropping-particle":"","parse-names":false,"suffix":""}],"container-title":"Current Genomics","id":"ITEM-1","issue":"4","issued":{"date-parts":[["2018"]]},"page":"300-312","title":"Decoding common features of neurodegenerative disorders: From differentially expressed genes to pathways","type":"article-journal","volume":"19"},"uris":["http://www.mendeley.com/documents/?uuid=174a8733-13da-4b0b-8209-e681e2ad4c9d","http://www.mendeley.com/documents/?uuid=2b1ed0b6-88d8-4ae5-85c2-deba77fd13a7"]}],"mendeley":{"formattedCitation":"(65)","plainTextFormattedCitation":"(65)","previouslyFormattedCitation":"(66)"},"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(65)</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00E11818" w:rsidRPr="000E0880">
        <w:rPr>
          <w:rFonts w:asciiTheme="majorBidi" w:hAnsiTheme="majorBidi" w:cstheme="majorBidi"/>
          <w:sz w:val="24"/>
          <w:szCs w:val="24"/>
        </w:rPr>
        <w:t xml:space="preserve">In our study, EGFR was overexpressed in Huntington's and Parkinson's diseases, while EGFR antisense RNA 1 was overexpressed in Alzheimer's. EGFR inhibitors are now being studied for repurposing to treat neurodegenerative diseases </w:t>
      </w:r>
      <w:r w:rsidRPr="000E0880">
        <w:rPr>
          <w:rFonts w:asciiTheme="majorBidi" w:hAnsiTheme="majorBidi" w:cstheme="majorBidi"/>
          <w:sz w:val="24"/>
          <w:szCs w:val="24"/>
          <w:shd w:val="clear" w:color="auto" w:fill="FFFFFF"/>
        </w:rPr>
        <w:fldChar w:fldCharType="begin" w:fldLock="1"/>
      </w:r>
      <w:r w:rsidR="008F2674" w:rsidRPr="000E0880">
        <w:rPr>
          <w:rFonts w:asciiTheme="majorBidi" w:hAnsiTheme="majorBidi" w:cstheme="majorBidi"/>
          <w:sz w:val="24"/>
          <w:szCs w:val="24"/>
          <w:shd w:val="clear" w:color="auto" w:fill="FFFFFF"/>
        </w:rPr>
        <w:instrText>ADDIN CSL_CITATION {"citationItems":[{"id":"ITEM-1","itemData":{"DOI":"10.1124/mol.120.119909","ISSN":"15210111","PMID":"32350120","abstract":"Several reports have been published recently demonstrating a beneficial effect of epidermal growth factor receptor (EGFR) inhibitors in improving pathologic and behavioral conditions in neurodegenerative diseases (NDDs) such as Alzheimer's disease and Amyotrophic Lateral Sclerosis (ALS) as well as the brain and spinal cord injuries (SCI). Despite successful therapeutic effects of EGFR inhibition in these pathologic conditions, there is still no report of proof-of-concept studies in well-characterized animal models using recently developed blood-brain barrier (BBB)-penetrating EGFR inhibitors, which is due to previous conflicting reports concerning the level of EGFR or activated EGFR in normal and pathologic conditions that caused target engagement to be a concern in any future EGFR inhibition therapy. In this review, the level of EGFR expression and activation in the developing central nervous system (CNS) compared with the adult CNS will be explained as well as how neuronal injury or pathologic conditions, especially inflammation and amyloid fibrils, induce reactive astrocytes leading to an increase in the expression and activation of EGFR and, finally, neurodegeneration. Furthermore, in this review, we will discuss two main molecular mechanisms that can be proposed as the neuroprotective effects of EGFR inhibition in these pathologic conditions. We will also review the recent advances in the development of BBB-penetrating EGFR inhibitors in cancer therapy, which may eventually be repositioned for NDDs and SCI therapy in the future.","author":[{"dropping-particle":"","family":"Tavassoly","given":"Omid","non-dropping-particle":"","parse-names":false,"suffix":""},{"dropping-particle":"","family":"Sato","given":"Takashi","non-dropping-particle":"","parse-names":false,"suffix":""},{"dropping-particle":"","family":"Tavassoly","given":"Iman","non-dropping-particle":"","parse-names":false,"suffix":""}],"container-title":"Molecular Pharmacology","id":"ITEM-1","issue":"1","issued":{"date-parts":[["2020"]]},"page":"13-22","title":"Inhibition of brain epidermal growth factor receptor activation: A novel target in neurodegenerative diseases and brain injuries","type":"article-journal","volume":"98"},"uris":["http://www.mendeley.com/documents/?uuid=a983dd1e-5cdd-46a9-98e4-b6f5070ab0db","http://www.mendeley.com/documents/?uuid=5ddf69cc-ec58-4127-9e3e-f23cfdfa0020"]}],"mendeley":{"formattedCitation":"(66)","plainTextFormattedCitation":"(66)","previouslyFormattedCitation":"(67)"},"properties":{"noteIndex":0},"schema":"https://github.com/citation-style-language/schema/raw/master/csl-citation.json"}</w:instrText>
      </w:r>
      <w:r w:rsidRPr="000E0880">
        <w:rPr>
          <w:rFonts w:asciiTheme="majorBidi" w:hAnsiTheme="majorBidi" w:cstheme="majorBidi"/>
          <w:sz w:val="24"/>
          <w:szCs w:val="24"/>
          <w:shd w:val="clear" w:color="auto" w:fill="FFFFFF"/>
        </w:rPr>
        <w:fldChar w:fldCharType="separate"/>
      </w:r>
      <w:r w:rsidR="008F2674" w:rsidRPr="000E0880">
        <w:rPr>
          <w:rFonts w:asciiTheme="majorBidi" w:hAnsiTheme="majorBidi" w:cstheme="majorBidi"/>
          <w:noProof/>
          <w:sz w:val="24"/>
          <w:szCs w:val="24"/>
          <w:shd w:val="clear" w:color="auto" w:fill="FFFFFF"/>
        </w:rPr>
        <w:t>(66)</w:t>
      </w:r>
      <w:r w:rsidRPr="000E0880">
        <w:rPr>
          <w:rFonts w:asciiTheme="majorBidi" w:hAnsiTheme="majorBidi" w:cstheme="majorBidi"/>
          <w:sz w:val="24"/>
          <w:szCs w:val="24"/>
          <w:shd w:val="clear" w:color="auto" w:fill="FFFFFF"/>
        </w:rPr>
        <w:fldChar w:fldCharType="end"/>
      </w:r>
      <w:r w:rsidRPr="000E0880">
        <w:rPr>
          <w:rFonts w:asciiTheme="majorBidi" w:hAnsiTheme="majorBidi" w:cstheme="majorBidi"/>
          <w:sz w:val="24"/>
          <w:szCs w:val="24"/>
          <w:shd w:val="clear" w:color="auto" w:fill="FFFFFF"/>
        </w:rPr>
        <w:t xml:space="preserve">. </w:t>
      </w:r>
    </w:p>
    <w:p w14:paraId="2264FB6C" w14:textId="77777777" w:rsidR="001E1066" w:rsidRPr="000E0880" w:rsidRDefault="001E1066" w:rsidP="001E1066">
      <w:pPr>
        <w:pStyle w:val="Heading1"/>
        <w:rPr>
          <w:b/>
          <w:bCs/>
          <w:color w:val="auto"/>
          <w:sz w:val="32"/>
          <w:szCs w:val="28"/>
        </w:rPr>
      </w:pPr>
      <w:r w:rsidRPr="000E0880">
        <w:rPr>
          <w:b/>
          <w:bCs/>
          <w:color w:val="auto"/>
          <w:sz w:val="32"/>
          <w:szCs w:val="28"/>
        </w:rPr>
        <w:lastRenderedPageBreak/>
        <w:t>Methods</w:t>
      </w:r>
    </w:p>
    <w:p w14:paraId="3748105C" w14:textId="77777777" w:rsidR="001E1066" w:rsidRPr="000E0880" w:rsidRDefault="001E1066" w:rsidP="001E1066">
      <w:pPr>
        <w:pStyle w:val="Heading2"/>
        <w:spacing w:line="480" w:lineRule="auto"/>
        <w:rPr>
          <w:color w:val="auto"/>
          <w:sz w:val="28"/>
          <w:szCs w:val="24"/>
        </w:rPr>
      </w:pPr>
      <w:r w:rsidRPr="000E0880">
        <w:rPr>
          <w:color w:val="auto"/>
          <w:sz w:val="28"/>
          <w:szCs w:val="24"/>
        </w:rPr>
        <w:t>Datasets Description ‎</w:t>
      </w:r>
    </w:p>
    <w:p w14:paraId="55F356FE" w14:textId="529D8536" w:rsidR="002A654A" w:rsidRPr="000E0880" w:rsidRDefault="001E1066" w:rsidP="00A37EEB">
      <w:pPr>
        <w:spacing w:line="480" w:lineRule="auto"/>
        <w:rPr>
          <w:rFonts w:asciiTheme="majorBidi" w:hAnsiTheme="majorBidi" w:cstheme="majorBidi"/>
          <w:sz w:val="24"/>
          <w:szCs w:val="24"/>
        </w:rPr>
      </w:pPr>
      <w:r w:rsidRPr="000E0880">
        <w:rPr>
          <w:rFonts w:asciiTheme="majorBidi" w:hAnsiTheme="majorBidi" w:cstheme="majorBidi"/>
          <w:sz w:val="24"/>
          <w:szCs w:val="24"/>
        </w:rPr>
        <w:t>‎</w:t>
      </w:r>
      <w:r w:rsidRPr="000E0880">
        <w:rPr>
          <w:rFonts w:asciiTheme="majorBidi" w:hAnsiTheme="majorBidi" w:cstheme="majorBidi"/>
          <w:sz w:val="24"/>
          <w:szCs w:val="24"/>
        </w:rPr>
        <w:tab/>
        <w:t>GEO database</w:t>
      </w:r>
      <w:r w:rsidR="002A654A" w:rsidRPr="007363FA">
        <w:rPr>
          <w:rStyle w:val="FootnoteReference"/>
        </w:rPr>
        <w:footnoteReference w:id="1"/>
      </w:r>
      <w:r w:rsidRPr="000E0880">
        <w:rPr>
          <w:rFonts w:asciiTheme="majorBidi" w:hAnsiTheme="majorBidi" w:cstheme="majorBidi"/>
          <w:sz w:val="24"/>
          <w:szCs w:val="24"/>
        </w:rPr>
        <w:t xml:space="preserve"> was searched for </w:t>
      </w:r>
      <w:r w:rsidRPr="000E0880">
        <w:rPr>
          <w:sz w:val="24"/>
          <w:szCs w:val="24"/>
        </w:rPr>
        <w:t xml:space="preserve">genome-wide expression datasets </w:t>
      </w:r>
      <w:r w:rsidRPr="000E0880">
        <w:rPr>
          <w:sz w:val="24"/>
          <w:szCs w:val="24"/>
        </w:rPr>
        <w:fldChar w:fldCharType="begin" w:fldLock="1"/>
      </w:r>
      <w:r w:rsidR="008F2674" w:rsidRPr="000E0880">
        <w:rPr>
          <w:sz w:val="24"/>
          <w:szCs w:val="24"/>
        </w:rPr>
        <w:instrText>ADDIN CSL_CITATION {"citationItems":[{"id":"ITEM-1","itemData":{"DOI":"10.1093/nar/30.1.207","ISSN":"1362-4962","PMID":"11752295","abstract":"The Gene Expression Omnibus (GEO) project was initiated in response to the growing demand for a public repository for high-throughput gene expression data. GEO provides a flexible and open design that facilitates submission, storage and retrieval of heterogeneous data sets from high-throughput gene expression and genomic hybridization experiments. GEO is not intended to replace in house gene expression databases that benefit from coherent data sets, and which are constructed to facilitate a particular analytic method, but rather complement these by acting as a tertiary, central data distribution hub. The three central data entities of GEO are platforms, samples and series, and were designed with gene expression and genomic hybridization experiments in mind. A platform is, essentially, a list of probes that define what set of molecules may be detected. A sample describes the set of molecules that are being probed and references a single platform used to generate its molecular abundance data. A series organizes samples into the meaningful data sets which make up an experiment. The GEO repository is publicly accessible through the World Wide Web at http://www.ncbi.nlm.nih.gov/geo.","author":[{"dropping-particle":"","family":"Edgar","given":"Ron","non-dropping-particle":"","parse-names":false,"suffix":""},{"dropping-particle":"","family":"Domrachev","given":"Michael","non-dropping-particle":"","parse-names":false,"suffix":""},{"dropping-particle":"","family":"Lash","given":"Alex E","non-dropping-particle":"","parse-names":false,"suffix":""}],"container-title":"Nucleic acids research","id":"ITEM-1","issue":"1","issued":{"date-parts":[["2002","1","1"]]},"page":"207-10","title":"Gene Expression Omnibus: NCBI gene expression and hybridization array data repository.","type":"article-journal","volume":"30"},"uris":["http://www.mendeley.com/documents/?uuid=b11029d3-8c43-4b30-8748-e017da78d570"]}],"mendeley":{"formattedCitation":"(67)","plainTextFormattedCitation":"(67)","previouslyFormattedCitation":"(68)"},"properties":{"noteIndex":0},"schema":"https://github.com/citation-style-language/schema/raw/master/csl-citation.json"}</w:instrText>
      </w:r>
      <w:r w:rsidRPr="000E0880">
        <w:rPr>
          <w:sz w:val="24"/>
          <w:szCs w:val="24"/>
        </w:rPr>
        <w:fldChar w:fldCharType="separate"/>
      </w:r>
      <w:r w:rsidR="008F2674" w:rsidRPr="000E0880">
        <w:rPr>
          <w:noProof/>
          <w:sz w:val="24"/>
          <w:szCs w:val="24"/>
        </w:rPr>
        <w:t>(67)</w:t>
      </w:r>
      <w:r w:rsidRPr="000E0880">
        <w:rPr>
          <w:sz w:val="24"/>
          <w:szCs w:val="24"/>
        </w:rPr>
        <w:fldChar w:fldCharType="end"/>
      </w:r>
      <w:r w:rsidRPr="000E0880">
        <w:rPr>
          <w:sz w:val="24"/>
          <w:szCs w:val="24"/>
        </w:rPr>
        <w:t xml:space="preserve">. </w:t>
      </w:r>
      <w:r w:rsidR="005573B2" w:rsidRPr="000E0880">
        <w:rPr>
          <w:sz w:val="24"/>
          <w:szCs w:val="24"/>
        </w:rPr>
        <w:t xml:space="preserve">We aimed to include datasets with comparable sample </w:t>
      </w:r>
      <w:r w:rsidR="00394760" w:rsidRPr="000E0880">
        <w:rPr>
          <w:sz w:val="24"/>
          <w:szCs w:val="24"/>
        </w:rPr>
        <w:t>sizes</w:t>
      </w:r>
      <w:r w:rsidR="005573B2" w:rsidRPr="000E0880">
        <w:rPr>
          <w:sz w:val="24"/>
          <w:szCs w:val="24"/>
        </w:rPr>
        <w:t xml:space="preserve"> and experimental design where raw expression counts were available. </w:t>
      </w:r>
      <w:r w:rsidRPr="000E0880">
        <w:rPr>
          <w:sz w:val="24"/>
          <w:szCs w:val="24"/>
        </w:rPr>
        <w:t>The search strategy was &lt;name of disease&gt; AND “RNA-seq” AND “human”, where the name of the disease is either “Parkinson”, “</w:t>
      </w:r>
      <w:r w:rsidR="00394760" w:rsidRPr="000E0880">
        <w:rPr>
          <w:sz w:val="24"/>
          <w:szCs w:val="24"/>
        </w:rPr>
        <w:t>Alzheimer's</w:t>
      </w:r>
      <w:r w:rsidRPr="000E0880">
        <w:rPr>
          <w:sz w:val="24"/>
          <w:szCs w:val="24"/>
        </w:rPr>
        <w:t xml:space="preserve">”, or “Huntington”. The inclusion criteria ‎were as follows: ‎(a) all datasets were genome-wide, (b) the GEO series type was expression profiling by high throughput sequencing, (c) raw data files were available, with control and disease samples of the human brain, (d) all samples were tissue samples and not blood-derived, and (e) for each study, the total number of available </w:t>
      </w:r>
      <w:r w:rsidRPr="000E0880">
        <w:rPr>
          <w:rFonts w:ascii="Times" w:hAnsi="Times"/>
          <w:sz w:val="26"/>
          <w:szCs w:val="24"/>
        </w:rPr>
        <w:t xml:space="preserve">samples was </w:t>
      </w:r>
      <w:r w:rsidRPr="000E0880">
        <w:rPr>
          <w:rFonts w:ascii="Times" w:eastAsia="Gungsuh" w:hAnsi="Times" w:cs="Gungsuh"/>
          <w:sz w:val="26"/>
          <w:szCs w:val="24"/>
        </w:rPr>
        <w:t>≥ 20</w:t>
      </w:r>
      <w:r w:rsidRPr="000E0880">
        <w:rPr>
          <w:sz w:val="24"/>
          <w:szCs w:val="24"/>
        </w:rPr>
        <w:t xml:space="preserve">. Hence, the </w:t>
      </w:r>
      <w:r w:rsidRPr="000E0880">
        <w:rPr>
          <w:rFonts w:asciiTheme="majorBidi" w:hAnsiTheme="majorBidi" w:cstheme="majorBidi"/>
          <w:sz w:val="24"/>
          <w:szCs w:val="24"/>
        </w:rPr>
        <w:t>three datasets that have been retrieved were: GSE153873 for AD, GSE68719</w:t>
      </w:r>
      <w:r w:rsidR="00956B0C" w:rsidRPr="000E0880">
        <w:rPr>
          <w:sz w:val="24"/>
          <w:szCs w:val="21"/>
        </w:rPr>
        <w:t xml:space="preserve"> </w:t>
      </w:r>
      <w:r w:rsidRPr="000E0880">
        <w:rPr>
          <w:rFonts w:asciiTheme="majorBidi" w:hAnsiTheme="majorBidi" w:cstheme="majorBidi"/>
          <w:sz w:val="24"/>
          <w:szCs w:val="24"/>
        </w:rPr>
        <w:t xml:space="preserve">for PD, and GSE64810‎‎ ‎for HD. </w:t>
      </w:r>
    </w:p>
    <w:p w14:paraId="425D1879" w14:textId="75F4192D" w:rsidR="001E1066" w:rsidRPr="000E0880" w:rsidRDefault="001E1066" w:rsidP="001E1066">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 xml:space="preserve">The AD dataset </w:t>
      </w:r>
      <w:r w:rsidR="008D4338" w:rsidRPr="000E0880">
        <w:rPr>
          <w:rFonts w:asciiTheme="majorBidi" w:hAnsiTheme="majorBidi" w:cstheme="majorBidi"/>
          <w:sz w:val="24"/>
          <w:szCs w:val="24"/>
        </w:rPr>
        <w:t xml:space="preserve">(GSE153873) </w:t>
      </w:r>
      <w:r w:rsidRPr="000E0880">
        <w:rPr>
          <w:rFonts w:asciiTheme="majorBidi" w:hAnsiTheme="majorBidi" w:cstheme="majorBidi"/>
          <w:sz w:val="24"/>
          <w:szCs w:val="24"/>
        </w:rPr>
        <w:t xml:space="preserve">has three groups: </w:t>
      </w:r>
      <w:r w:rsidR="00684E8B" w:rsidRPr="000E0880">
        <w:rPr>
          <w:rFonts w:asciiTheme="majorBidi" w:hAnsiTheme="majorBidi" w:cstheme="majorBidi"/>
          <w:sz w:val="24"/>
          <w:szCs w:val="24"/>
        </w:rPr>
        <w:t xml:space="preserve">the </w:t>
      </w:r>
      <w:r w:rsidRPr="000E0880">
        <w:rPr>
          <w:rFonts w:asciiTheme="majorBidi" w:hAnsiTheme="majorBidi" w:cstheme="majorBidi"/>
          <w:sz w:val="24"/>
          <w:szCs w:val="24"/>
        </w:rPr>
        <w:t xml:space="preserve">AD group, </w:t>
      </w:r>
      <w:r w:rsidR="00684E8B" w:rsidRPr="000E0880">
        <w:rPr>
          <w:rFonts w:asciiTheme="majorBidi" w:hAnsiTheme="majorBidi" w:cstheme="majorBidi"/>
          <w:sz w:val="24"/>
          <w:szCs w:val="24"/>
        </w:rPr>
        <w:t xml:space="preserve">the </w:t>
      </w:r>
      <w:r w:rsidRPr="000E0880">
        <w:rPr>
          <w:rFonts w:asciiTheme="majorBidi" w:hAnsiTheme="majorBidi" w:cstheme="majorBidi"/>
          <w:sz w:val="24"/>
          <w:szCs w:val="24"/>
        </w:rPr>
        <w:t>old control group, and ‎</w:t>
      </w:r>
      <w:r w:rsidR="00684E8B" w:rsidRPr="000E0880">
        <w:rPr>
          <w:rFonts w:asciiTheme="majorBidi" w:hAnsiTheme="majorBidi" w:cstheme="majorBidi"/>
          <w:sz w:val="24"/>
          <w:szCs w:val="24"/>
        </w:rPr>
        <w:t xml:space="preserve">the </w:t>
      </w:r>
      <w:r w:rsidRPr="000E0880">
        <w:rPr>
          <w:rFonts w:asciiTheme="majorBidi" w:hAnsiTheme="majorBidi" w:cstheme="majorBidi"/>
          <w:sz w:val="24"/>
          <w:szCs w:val="24"/>
        </w:rPr>
        <w:t xml:space="preserve">young control group. The AD group is 12 samples. The healthy controls were divided into the old control group (10 ‎samples) and the young control group (8 samples). The age of young controls ranged from 42 ‎years to 60 years, while the old control and AD groups ranged from 61-79 years. The brain ‎tissue samples were obtained from postmortem human brain samples from the lateral temporal ‎lobe (Brodmann area 21 or 20)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10.1038/s41588-020-0696-0","ISSN":"1061-4036","author":[{"dropping-particle":"","family":"Nativio","given":"Raffaella","non-dropping-particle":"","parse-names":false,"suffix":""},{"dropping-particle":"","family":"Lan","given":"Yemin","non-dropping-particle":"","parse-names":false,"suffix":""},{"dropping-particle":"","family":"Donahue","given":"Greg","non-dropping-particle":"","parse-names":false,"suffix":""},{"dropping-particle":"","family":"Sidoli","given":"Simone","non-dropping-particle":"","parse-names":false,"suffix":""},{"dropping-particle":"","family":"Berson","given":"Amit","non-dropping-particle":"","parse-names":false,"suffix":""},{"dropping-particle":"","family":"Srinivasan","given":"Ananth R.","non-dropping-particle":"","parse-names":false,"suffix":""},{"dropping-particle":"","family":"Shcherbakova","given":"Oksana","non-dropping-particle":"","parse-names":false,"suffix":""},{"dropping-particle":"","family":"Amlie-Wolf","given":"Alexandre","non-dropping-particle":"","parse-names":false,"suffix":""},{"dropping-particle":"","family":"Nie","given":"Ji","non-dropping-particle":"","parse-names":false,"suffix":""},{"dropping-particle":"","family":"Cui","given":"Xiaolong","non-dropping-particle":"","parse-names":false,"suffix":""},{"dropping-particle":"","family":"He","given":"Chuan","non-dropping-particle":"","parse-names":false,"suffix":""},{"dropping-particle":"","family":"Wang","given":"Li-San","non-dropping-particle":"","parse-names":false,"suffix":""},{"dropping-particle":"","family":"Garcia","given":"Benjamin A.","non-dropping-particle":"","parse-names":false,"suffix":""},{"dropping-particle":"","family":"Trojanowski","given":"John Q.","non-dropping-particle":"","parse-names":false,"suffix":""},{"dropping-particle":"","family":"Bonini","given":"Nancy M.","non-dropping-particle":"","parse-names":false,"suffix":""},{"dropping-particle":"","family":"Berger","given":"Shelley L.","non-dropping-particle":"","parse-names":false,"suffix":""}],"container-title":"Nature Genetics","id":"ITEM-1","issue":"10","issued":{"date-parts":[["2020","10","28"]]},"page":"1024-1035","title":"An integrated multi-omics approach identifies epigenetic alterations associated with Alzheimer’s disease","type":"article-journal","volume":"52"},"uris":["http://www.mendeley.com/documents/?uuid=8106367e-bf31-4fd9-b191-557ade1aa889"]}],"mendeley":{"formattedCitation":"(68)","plainTextFormattedCitation":"(68)","previouslyFormattedCitation":"(69)"},"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(68)</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The AD and old age control were included in the ‎analysis to compare AD patients to comparable age controls.‎</w:t>
      </w:r>
    </w:p>
    <w:p w14:paraId="0880AD0E" w14:textId="12F70CA1" w:rsidR="001E1066" w:rsidRPr="000E0880" w:rsidRDefault="001E1066" w:rsidP="001E1066">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 xml:space="preserve">The PD dataset </w:t>
      </w:r>
      <w:r w:rsidR="008D4338" w:rsidRPr="000E0880">
        <w:rPr>
          <w:rFonts w:asciiTheme="majorBidi" w:hAnsiTheme="majorBidi" w:cstheme="majorBidi"/>
          <w:sz w:val="24"/>
          <w:szCs w:val="24"/>
        </w:rPr>
        <w:t xml:space="preserve">(GSE68719) </w:t>
      </w:r>
      <w:r w:rsidRPr="000E0880">
        <w:rPr>
          <w:rFonts w:asciiTheme="majorBidi" w:hAnsiTheme="majorBidi" w:cstheme="majorBidi"/>
          <w:sz w:val="24"/>
          <w:szCs w:val="24"/>
        </w:rPr>
        <w:t xml:space="preserve">was divided into the PD and neurologically normal ‎control groups. The PD group comprised 29 samples, and the healthy control group </w:t>
      </w:r>
      <w:r w:rsidR="00394760" w:rsidRPr="000E0880">
        <w:rPr>
          <w:rFonts w:asciiTheme="majorBidi" w:hAnsiTheme="majorBidi" w:cstheme="majorBidi"/>
          <w:sz w:val="24"/>
          <w:szCs w:val="24"/>
        </w:rPr>
        <w:t>included</w:t>
      </w:r>
      <w:r w:rsidRPr="000E0880">
        <w:rPr>
          <w:rFonts w:asciiTheme="majorBidi" w:hAnsiTheme="majorBidi" w:cstheme="majorBidi"/>
          <w:sz w:val="24"/>
          <w:szCs w:val="24"/>
        </w:rPr>
        <w:t xml:space="preserve"> ‎‎44. The age </w:t>
      </w:r>
      <w:r w:rsidRPr="000E0880">
        <w:rPr>
          <w:rFonts w:asciiTheme="majorBidi" w:hAnsiTheme="majorBidi" w:cstheme="majorBidi"/>
          <w:sz w:val="24"/>
          <w:szCs w:val="24"/>
        </w:rPr>
        <w:lastRenderedPageBreak/>
        <w:t xml:space="preserve">of healthy controls ranged from 46 to 97 years, while the patients with PD ranged from 64 to 95 years. The brain tissue samples were obtained from postmortem ‎human brain samples from the prefrontal cortex Brodmann area 9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10.1186/s12920-016-0164-y","ISSN":"1755-8794","author":[{"dropping-particle":"","family":"Dumitriu","given":"Alexandra","non-dropping-particle":"","parse-names":false,"suffix":""},{"dropping-particle":"","family":"Golji","given":"Javad","non-dropping-particle":"","parse-names":false,"suffix":""},{"dropping-particle":"","family":"Labadorf","given":"Adam T.","non-dropping-particle":"","parse-names":false,"suffix":""},{"dropping-particle":"","family":"Gao","given":"Benbo","non-dropping-particle":"","parse-names":false,"suffix":""},{"dropping-particle":"","family":"Beach","given":"Thomas G.","non-dropping-particle":"","parse-names":false,"suffix":""},{"dropping-particle":"","family":"Myers","given":"Richard H.","non-dropping-particle":"","parse-names":false,"suffix":""},{"dropping-particle":"","family":"Longo","given":"Kenneth A.","non-dropping-particle":"","parse-names":false,"suffix":""},{"dropping-particle":"","family":"Latourelle","given":"Jeanne C.","non-dropping-particle":"","parse-names":false,"suffix":""}],"container-title":"BMC Medical Genomics","id":"ITEM-1","issue":"1","issued":{"date-parts":[["2015","12","21"]]},"page":"5","title":"Integrative analyses of proteomics and RNA transcriptomics implicate mitochondrial processes, protein folding pathways and GWAS loci in Parkinson disease","type":"article-journal","volume":"9"},"uris":["http://www.mendeley.com/documents/?uuid=3bcdea06-4140-4771-8bfa-ed44a4898be4"]}],"mendeley":{"formattedCitation":"(69)","plainTextFormattedCitation":"(69)","previouslyFormattedCitation":"(70)"},"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(69)</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w:t>
      </w:r>
    </w:p>
    <w:p w14:paraId="4B7BB66C" w14:textId="641C03C5" w:rsidR="001E1066" w:rsidRPr="000E0880" w:rsidRDefault="001E1066" w:rsidP="001E1066">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The HD dataset</w:t>
      </w:r>
      <w:r w:rsidR="008D4338" w:rsidRPr="000E0880">
        <w:rPr>
          <w:rFonts w:asciiTheme="majorBidi" w:hAnsiTheme="majorBidi" w:cstheme="majorBidi"/>
          <w:sz w:val="24"/>
          <w:szCs w:val="24"/>
        </w:rPr>
        <w:t xml:space="preserve"> (GSE64810)</w:t>
      </w:r>
      <w:r w:rsidRPr="000E0880">
        <w:rPr>
          <w:rFonts w:asciiTheme="majorBidi" w:hAnsiTheme="majorBidi" w:cstheme="majorBidi"/>
          <w:sz w:val="24"/>
          <w:szCs w:val="24"/>
        </w:rPr>
        <w:t xml:space="preserve"> had two groups: the HD group (20 samples) and the healthy control ‎group (49 ‎samples). The age of the healthy control group ranged from 36 to 106 years, while the HD patients’ ‎age ranged from 40 to 75 years. The brain tissue samples were obtained from postmortem ‎human brain samples from the prefrontal cortex Brodmann area 9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10.1371/journal.pone.0143563","ISSN":"1932-6203","author":[{"dropping-particle":"","family":"Labadorf","given":"Adam","non-dropping-particle":"","parse-names":false,"suffix":""},{"dropping-particle":"","family":"Hoss","given":"Andrew G.","non-dropping-particle":"","parse-names":false,"suffix":""},{"dropping-particle":"","family":"Lagomarsino","given":"Valentina","non-dropping-particle":"","parse-names":false,"suffix":""},{"dropping-particle":"","family":"Latourelle","given":"Jeanne C.","non-dropping-particle":"","parse-names":false,"suffix":""},{"dropping-particle":"","family":"Hadzi","given":"Tiffany C.","non-dropping-particle":"","parse-names":false,"suffix":""},{"dropping-particle":"","family":"Bregu","given":"Joli","non-dropping-particle":"","parse-names":false,"suffix":""},{"dropping-particle":"","family":"MacDonald","given":"Marcy E.","non-dropping-particle":"","parse-names":false,"suffix":""},{"dropping-particle":"","family":"Gusella","given":"James F.","non-dropping-particle":"","parse-names":false,"suffix":""},{"dropping-particle":"","family":"Chen","given":"Jiang-Fan","non-dropping-particle":"","parse-names":false,"suffix":""},{"dropping-particle":"","family":"Akbarian","given":"Schahram","non-dropping-particle":"","parse-names":false,"suffix":""},{"dropping-particle":"","family":"Weng","given":"Zhiping","non-dropping-particle":"","parse-names":false,"suffix":""},{"dropping-particle":"","family":"Myers","given":"Richard H.","non-dropping-particle":"","parse-names":false,"suffix":""}],"container-title":"PLOS ONE","id":"ITEM-1","issue":"12","issued":{"date-parts":[["2015","12","4"]]},"page":"e0143563","title":"RNA sequence analysis of human Huntington disease brain reveals an extensive increase in inflammatory and developmental gene expression","type":"article-journal","volume":"10"},"uris":["http://www.mendeley.com/documents/?uuid=91c43e71-e9e5-4fad-a051-d526680989ad"]}],"mendeley":{"formattedCitation":"(70)","plainTextFormattedCitation":"(70)","previouslyFormattedCitation":"(71)"},"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(70)</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w:t>
      </w:r>
    </w:p>
    <w:p w14:paraId="35DA79FF" w14:textId="77777777" w:rsidR="000B442D" w:rsidRPr="000E0880" w:rsidRDefault="000B442D" w:rsidP="000B442D">
      <w:pPr>
        <w:pStyle w:val="Heading2"/>
        <w:rPr>
          <w:color w:val="auto"/>
          <w:sz w:val="28"/>
          <w:szCs w:val="24"/>
        </w:rPr>
      </w:pPr>
      <w:r w:rsidRPr="000E0880">
        <w:rPr>
          <w:color w:val="auto"/>
          <w:sz w:val="28"/>
          <w:szCs w:val="24"/>
        </w:rPr>
        <w:t>Pathway Enrichment Analysis</w:t>
      </w:r>
    </w:p>
    <w:p w14:paraId="5CC53CA9" w14:textId="33EA6587" w:rsidR="000B442D" w:rsidRPr="000E0880" w:rsidRDefault="000B442D" w:rsidP="00A50C60">
      <w:pPr>
        <w:spacing w:line="480" w:lineRule="auto"/>
        <w:ind w:firstLine="360"/>
        <w:rPr>
          <w:sz w:val="24"/>
          <w:szCs w:val="24"/>
        </w:rPr>
      </w:pPr>
      <w:r w:rsidRPr="000E0880">
        <w:rPr>
          <w:rFonts w:asciiTheme="majorBidi" w:hAnsiTheme="majorBidi" w:cstheme="majorBidi"/>
          <w:sz w:val="24"/>
          <w:szCs w:val="24"/>
        </w:rPr>
        <w:t xml:space="preserve">Pathway enrichment analysis was conducted on the RNA-Seq raw counts for each disease. A pathway was considered enriched when the maximum FDR was below 0.05. </w:t>
      </w:r>
      <w:commentRangeStart w:id="33"/>
      <w:r w:rsidRPr="000E0880">
        <w:rPr>
          <w:rFonts w:asciiTheme="majorBidi" w:hAnsiTheme="majorBidi" w:cstheme="majorBidi"/>
          <w:sz w:val="24"/>
          <w:szCs w:val="24"/>
        </w:rPr>
        <w:t>RNA-Seq raw counts were analyzed separately</w:t>
      </w:r>
      <w:commentRangeEnd w:id="33"/>
      <w:r w:rsidR="00C92945">
        <w:rPr>
          <w:rStyle w:val="CommentReference"/>
        </w:rPr>
        <w:commentReference w:id="33"/>
      </w:r>
      <w:r w:rsidRPr="000E0880">
        <w:rPr>
          <w:rFonts w:asciiTheme="majorBidi" w:hAnsiTheme="majorBidi" w:cstheme="majorBidi"/>
          <w:sz w:val="24"/>
          <w:szCs w:val="24"/>
        </w:rPr>
        <w:t xml:space="preserve"> using the </w:t>
      </w:r>
      <w:proofErr w:type="spellStart"/>
      <w:r w:rsidRPr="000E0880">
        <w:rPr>
          <w:rFonts w:asciiTheme="majorBidi" w:hAnsiTheme="majorBidi" w:cstheme="majorBidi"/>
          <w:sz w:val="24"/>
          <w:szCs w:val="24"/>
        </w:rPr>
        <w:t>Reactome</w:t>
      </w:r>
      <w:proofErr w:type="spellEnd"/>
      <w:r w:rsidRPr="000E0880">
        <w:rPr>
          <w:rFonts w:asciiTheme="majorBidi" w:hAnsiTheme="majorBidi" w:cstheme="majorBidi"/>
          <w:sz w:val="24"/>
          <w:szCs w:val="24"/>
        </w:rPr>
        <w:t xml:space="preserve"> ‎Pathway Browser Tool</w:t>
      </w:r>
      <w:r w:rsidRPr="007363FA">
        <w:rPr>
          <w:rStyle w:val="FootnoteReference"/>
        </w:rPr>
        <w:footnoteReference w:id="2"/>
      </w:r>
      <w:r w:rsidRPr="000E0880">
        <w:rPr>
          <w:rFonts w:asciiTheme="majorBidi" w:hAnsiTheme="majorBidi" w:cstheme="majorBidi"/>
          <w:sz w:val="24"/>
          <w:szCs w:val="24"/>
        </w:rPr>
        <w:t xml:space="preserve">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{"citationItems":[{"id":"ITEM-1","itemData":{"DOI":"10.1093/nar/gkv1351","ISSN":"13624962","PMID":"26656494","abstract":"The Reactome Knowledgebase (www.reactome.org) provides molecular details of signal transduction, transport, DNA replication, metabolism and other cellular processes as an ordered network of molecular transformations - an extended version of a classic metabolic map, in a single consistent data model. Reactome functions both as an archive of biological processes and as a tool for discovering unexpected functional relationships in data such as gene expression pattern surveys or somatic mutation catalogues from tumour cells. Over the last two years we redeveloped major components of the Reactome web interface to improve usability, responsiveness and data visualization. A new pathway diagram viewer provides a faster, clearer interface and smooth zooming from the entire reaction network to the details of individual reactions. Tool performance for analysis of user datasets has been substantially improved, now generating detailed results for genome-wide expression datasets within seconds. The analysis module can now be accessed through a RESTFul interface, facilitating its inclusion in third party applications. A new overview module allows the visualization of analysis results on a genome-wide Reactome pathway hierarchy using a single screen page. The search interface now provides auto-completion as well as a faceted search to narrow result lists efficiently.","author":[{"dropping-particle":"","family":"Fabregat","given":"Antonio","non-dropping-particle":"","parse-names":false,"suffix":""},{"dropping-particle":"","family":"Sidiropoulos","given":"Konstantinos","non-dropping-particle":"","parse-names":false,"suffix":""},{"dropping-particle":"","family":"Garapati","given":"Phani","non-dropping-particle":"","parse-names":false,"suffix":""},{"dropping-particle":"","family":"Gillespie","given":"Marc","non-dropping-particle":"","parse-names":false,"suffix":""},{"dropping-particle":"","family":"Hausmann","given":"Kerstin","non-dropping-particle":"","parse-names":false,"suffix":""},{"dropping-particle":"","family":"Haw","given":"Robin","non-dropping-particle":"","parse-names":false,"suffix":""},{"dropping-particle":"","family":"Jassal","given":"Bijay","non-dropping-particle":"","parse-names":false,"suffix":""},{"dropping-particle":"","family":"Jupe","given":"Steven","non-dropping-particle":"","parse-names":false,"suffix":""},{"dropping-particle":"","family":"Korninger","given":"Florian","non-dropping-particle":"","parse-names":false,"suffix":""},{"dropping-particle":"","family":"McKay","given":"Sheldon","non-dropping-particle":"","parse-names":false,"suffix":""},{"dropping-particle":"","family":"Matthews","given":"Lisa","non-dropping-particle":"","parse-names":false,"suffix":""},{"dropping-particle":"","family":"May","given":"Bruce","non-dropping-particle":"","parse-names":false,"suffix":""},{"dropping-particle":"","family":"Milacic","given":"Marija","non-dropping-particle":"","parse-names":false,"suffix":""},{"dropping-particle":"","family":"Rothfels","given":"Karen","non-dropping-particle":"","parse-names":false,"suffix":""},{"dropping-particle":"","family":"Shamovsky","given":"Veronica","non-dropping-particle":"","parse-names":false,"suffix":""},{"dropping-particle":"","family":"Webber","given":"Marissa","non-dropping-particle":"","parse-names":false,"suffix":""},{"dropping-particle":"","family":"Weiser","given":"Joel","non-dropping-particle":"","parse-names":false,"suffix":""},{"dropping-particle":"","family":"Williams","given":"Mark","non-dropping-particle":"","parse-names":false,"suffix":""},{"dropping-particle":"","family":"Wu","given":"Guanming","non-dropping-particle":"","parse-names":false,"suffix":""},{"dropping-particle":"","family":"Stein","given":"Lincoln","non-dropping-particle":"","parse-names":false,"suffix":""},{"dropping-particle":"","family":"Hermjakob","given":"Henning","non-dropping-particle":"","parse-names":false,"suffix":""},{"dropping-particle":"","family":"D'Eustachio","given":"Peter","non-dropping-particle":"","parse-names":false,"suffix":""}],"container-title":"Nucleic Acids Research","id":"ITEM-1","issue":"D1","issued":{"date-parts":[["2016"]]},"page":"D481-D487","title":"The reactome pathway knowledgebase","type":"article-journal","volume":"44"},"uris":["http://www.mendeley.com/documents/?uuid=d4f13355-26f9-4187-bb30-95dc7142879d"]}],"mendeley":{"formattedCitation":"(71)","plainTextFormattedCitation":"(71)","previouslyFormattedCitation":"(72)"},"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(71)</w:t>
      </w:r>
      <w:r w:rsidRPr="000E0880">
        <w:rPr>
          <w:rFonts w:asciiTheme="majorBidi" w:hAnsiTheme="majorBidi" w:cstheme="majorBidi"/>
          <w:sz w:val="24"/>
          <w:szCs w:val="24"/>
        </w:rPr>
        <w:fldChar w:fldCharType="end"/>
      </w:r>
      <w:r w:rsidR="00394760" w:rsidRPr="000E0880">
        <w:rPr>
          <w:rFonts w:asciiTheme="majorBidi" w:hAnsiTheme="majorBidi" w:cstheme="majorBidi"/>
          <w:sz w:val="24"/>
          <w:szCs w:val="24"/>
        </w:rPr>
        <w:t>,</w:t>
      </w:r>
      <w:r w:rsidRPr="000E0880">
        <w:rPr>
          <w:rFonts w:asciiTheme="majorBidi" w:hAnsiTheme="majorBidi" w:cstheme="majorBidi"/>
          <w:sz w:val="24"/>
          <w:szCs w:val="24"/>
        </w:rPr>
        <w:t xml:space="preserve"> where the overall </w:t>
      </w:r>
      <w:proofErr w:type="spellStart"/>
      <w:r w:rsidRPr="000E0880">
        <w:rPr>
          <w:rFonts w:asciiTheme="majorBidi" w:hAnsiTheme="majorBidi" w:cstheme="majorBidi"/>
          <w:sz w:val="24"/>
          <w:szCs w:val="24"/>
        </w:rPr>
        <w:t>lfc</w:t>
      </w:r>
      <w:proofErr w:type="spellEnd"/>
      <w:r w:rsidRPr="000E0880">
        <w:rPr>
          <w:rFonts w:asciiTheme="majorBidi" w:hAnsiTheme="majorBidi" w:cstheme="majorBidi"/>
          <w:sz w:val="24"/>
          <w:szCs w:val="24"/>
        </w:rPr>
        <w:t xml:space="preserve"> for all genes involved in a pathway is calculated. Using raw gene RNA-Seq counts, enriched pathways from each disease were reported. ‎</w:t>
      </w:r>
      <w:r w:rsidR="00394760" w:rsidRPr="000E0880">
        <w:rPr>
          <w:rFonts w:asciiTheme="majorBidi" w:hAnsiTheme="majorBidi" w:cstheme="majorBidi"/>
          <w:sz w:val="24"/>
          <w:szCs w:val="24"/>
        </w:rPr>
        <w:t xml:space="preserve">The </w:t>
      </w:r>
      <w:proofErr w:type="spellStart"/>
      <w:r w:rsidR="00394760" w:rsidRPr="000E0880">
        <w:rPr>
          <w:rFonts w:asciiTheme="majorBidi" w:hAnsiTheme="majorBidi" w:cstheme="majorBidi"/>
          <w:sz w:val="24"/>
          <w:szCs w:val="24"/>
        </w:rPr>
        <w:t>Venny</w:t>
      </w:r>
      <w:proofErr w:type="spellEnd"/>
      <w:r w:rsidR="00394760" w:rsidRPr="000E0880">
        <w:rPr>
          <w:rFonts w:asciiTheme="majorBidi" w:hAnsiTheme="majorBidi" w:cstheme="majorBidi"/>
          <w:sz w:val="24"/>
          <w:szCs w:val="24"/>
        </w:rPr>
        <w:t xml:space="preserve"> online tool Field (73) was used to highlight the mutual pathways from the raw counts</w:t>
      </w:r>
      <w:r w:rsidRPr="000E0880">
        <w:rPr>
          <w:rFonts w:asciiTheme="majorBidi" w:hAnsiTheme="majorBidi" w:cstheme="majorBidi"/>
          <w:sz w:val="24"/>
          <w:szCs w:val="24"/>
        </w:rPr>
        <w:t>. Three distinct pathways were found to be mutual between the NDs under study.</w:t>
      </w:r>
    </w:p>
    <w:p w14:paraId="641219E2" w14:textId="505B61D6" w:rsidR="001E1066" w:rsidRPr="000E0880" w:rsidRDefault="001E1066" w:rsidP="001E1066">
      <w:pPr>
        <w:pStyle w:val="Heading2"/>
        <w:rPr>
          <w:color w:val="auto"/>
          <w:sz w:val="28"/>
          <w:szCs w:val="24"/>
        </w:rPr>
      </w:pPr>
      <w:r w:rsidRPr="000E0880">
        <w:rPr>
          <w:color w:val="auto"/>
          <w:sz w:val="28"/>
          <w:szCs w:val="24"/>
        </w:rPr>
        <w:t xml:space="preserve">Differential Gene Expression Analysis </w:t>
      </w:r>
      <w:r w:rsidR="000B442D" w:rsidRPr="000E0880">
        <w:rPr>
          <w:color w:val="auto"/>
          <w:sz w:val="28"/>
          <w:szCs w:val="24"/>
        </w:rPr>
        <w:t>and Functional Pathway Analysis</w:t>
      </w:r>
    </w:p>
    <w:p w14:paraId="2577EC56" w14:textId="5C6E6387" w:rsidR="001E1066" w:rsidRPr="000E0880" w:rsidRDefault="001E1066" w:rsidP="00C97198">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 xml:space="preserve">The differential expression analysis was performed using DESeq2 R package v.1.30.0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{"citationItems":[{"id":"ITEM-1","itemData":{"DOI":"10.1186/s13059-014-0550-8","ISSN":"1474-760X","author":[{"dropping-particle":"","family":"Love","given":"Michael I","non-dropping-particle":"","parse-names":false,"suffix":""},{"dropping-particle":"","family":"Huber","given":"Wolfgang","non-dropping-particle":"","parse-names":false,"suffix":""},{"dropping-particle":"","family":"Anders","given":"Simon","non-dropping-particle":"","parse-names":false,"suffix":""}],"container-title":"Genome Biology","id":"ITEM-1","issue":"12","issued":{"date-parts":[["2014","12","5"]]},"page":"550","title":"Moderated estimation of fold change and dispersion for RNA-seq data with DESeq2","type":"article-journal","volume":"15"},"uris":["http://www.mendeley.com/documents/?uuid=ad64c4be-c3c1-45b0-bd2d-c209b36796e2"]}],"mendeley":{"formattedCitation":"(72)","plainTextFormattedCitation":"(72)","previouslyFormattedCitation":"(73)"},"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(72)</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00C97198" w:rsidRPr="000E0880">
        <w:rPr>
          <w:rFonts w:asciiTheme="majorBidi" w:hAnsiTheme="majorBidi" w:cstheme="majorBidi"/>
          <w:sz w:val="24"/>
          <w:szCs w:val="24"/>
        </w:rPr>
        <w:t>Genes with</w:t>
      </w:r>
      <w:r w:rsidRPr="000E0880">
        <w:rPr>
          <w:rFonts w:asciiTheme="majorBidi" w:hAnsiTheme="majorBidi" w:cstheme="majorBidi"/>
          <w:sz w:val="24"/>
          <w:szCs w:val="24"/>
        </w:rPr>
        <w:t xml:space="preserve"> adjusted </w:t>
      </w:r>
      <w:r w:rsidR="00394760" w:rsidRPr="000E0880">
        <w:rPr>
          <w:rFonts w:asciiTheme="majorBidi" w:hAnsiTheme="majorBidi" w:cstheme="majorBidi"/>
          <w:sz w:val="24"/>
          <w:szCs w:val="24"/>
        </w:rPr>
        <w:t>P-values</w:t>
      </w:r>
      <w:r w:rsidRPr="000E0880">
        <w:rPr>
          <w:rFonts w:asciiTheme="majorBidi" w:hAnsiTheme="majorBidi" w:cstheme="majorBidi"/>
          <w:sz w:val="24"/>
          <w:szCs w:val="24"/>
        </w:rPr>
        <w:t xml:space="preserve"> </w:t>
      </w:r>
      <w:r w:rsidR="00C97198" w:rsidRPr="000E0880">
        <w:rPr>
          <w:rFonts w:asciiTheme="majorBidi" w:hAnsiTheme="majorBidi" w:cstheme="majorBidi"/>
          <w:sz w:val="24"/>
          <w:szCs w:val="24"/>
        </w:rPr>
        <w:t>less than 0.05 are defined to</w:t>
      </w:r>
      <w:r w:rsidRPr="000E0880">
        <w:rPr>
          <w:rFonts w:asciiTheme="majorBidi" w:hAnsiTheme="majorBidi" w:cstheme="majorBidi"/>
          <w:sz w:val="24"/>
          <w:szCs w:val="24"/>
        </w:rPr>
        <w:t xml:space="preserve"> be </w:t>
      </w:r>
      <w:r w:rsidR="00C97198" w:rsidRPr="000E0880">
        <w:rPr>
          <w:rFonts w:asciiTheme="majorBidi" w:hAnsiTheme="majorBidi" w:cstheme="majorBidi"/>
          <w:sz w:val="24"/>
          <w:szCs w:val="24"/>
        </w:rPr>
        <w:t xml:space="preserve">significantly </w:t>
      </w:r>
      <w:r w:rsidRPr="000E0880">
        <w:rPr>
          <w:rFonts w:asciiTheme="majorBidi" w:hAnsiTheme="majorBidi" w:cstheme="majorBidi"/>
          <w:sz w:val="24"/>
          <w:szCs w:val="24"/>
        </w:rPr>
        <w:t xml:space="preserve">differentially expressed. After matching the DEGs with their </w:t>
      </w:r>
      <w:proofErr w:type="spellStart"/>
      <w:r w:rsidRPr="000E0880">
        <w:rPr>
          <w:rFonts w:asciiTheme="majorBidi" w:hAnsiTheme="majorBidi" w:cstheme="majorBidi"/>
          <w:sz w:val="24"/>
          <w:szCs w:val="24"/>
        </w:rPr>
        <w:t>Ensembl</w:t>
      </w:r>
      <w:proofErr w:type="spellEnd"/>
      <w:r w:rsidRPr="000E0880">
        <w:rPr>
          <w:rFonts w:asciiTheme="majorBidi" w:hAnsiTheme="majorBidi" w:cstheme="majorBidi"/>
          <w:sz w:val="24"/>
          <w:szCs w:val="24"/>
        </w:rPr>
        <w:t xml:space="preserve"> IDs, the </w:t>
      </w:r>
      <w:proofErr w:type="spellStart"/>
      <w:r w:rsidRPr="000E0880">
        <w:rPr>
          <w:rFonts w:asciiTheme="majorBidi" w:hAnsiTheme="majorBidi" w:cstheme="majorBidi"/>
          <w:sz w:val="24"/>
          <w:szCs w:val="24"/>
        </w:rPr>
        <w:t>org.Hs.eg.db</w:t>
      </w:r>
      <w:proofErr w:type="spellEnd"/>
      <w:r w:rsidRPr="000E0880">
        <w:rPr>
          <w:rFonts w:asciiTheme="majorBidi" w:hAnsiTheme="majorBidi" w:cstheme="majorBidi"/>
          <w:sz w:val="24"/>
          <w:szCs w:val="24"/>
        </w:rPr>
        <w:t xml:space="preserve"> R package (version 3.12.0) was ‎used to convert </w:t>
      </w:r>
      <w:proofErr w:type="spellStart"/>
      <w:r w:rsidRPr="000E0880">
        <w:rPr>
          <w:rFonts w:asciiTheme="majorBidi" w:hAnsiTheme="majorBidi" w:cstheme="majorBidi"/>
          <w:sz w:val="24"/>
          <w:szCs w:val="24"/>
        </w:rPr>
        <w:t>Ensembl</w:t>
      </w:r>
      <w:proofErr w:type="spellEnd"/>
      <w:r w:rsidRPr="000E0880">
        <w:rPr>
          <w:rFonts w:asciiTheme="majorBidi" w:hAnsiTheme="majorBidi" w:cstheme="majorBidi"/>
          <w:sz w:val="24"/>
          <w:szCs w:val="24"/>
        </w:rPr>
        <w:t xml:space="preserve"> IDs to gene symbols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{"citationItems":[{"id":"ITEM-1","itemData":{"author":[{"dropping-particle":"","family":"Carlson","given":"M","non-dropping-particle":"","parse-names":false,"suffix":""}],"id":"ITEM-1","issued":{"date-parts":[["2019"]]},"title":"org.Hs.eg.db: Genome wide annotation for Human. R package version 3.8.2","type":"article"},"uris":["http://www.mendeley.com/documents/?uuid=abcd68bb-91f1-484a-8ea4-bafcae8cb959"]}],"mendeley":{"formattedCitation":"(73)","plainTextFormattedCitation":"(73)","previouslyFormattedCitation":"(74)"},"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(73)</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This step was performed in two datasets, HD and PD ‎</w:t>
      </w:r>
      <w:r w:rsidR="00394760" w:rsidRPr="000E0880">
        <w:rPr>
          <w:rFonts w:asciiTheme="majorBidi" w:hAnsiTheme="majorBidi" w:cstheme="majorBidi"/>
          <w:sz w:val="24"/>
          <w:szCs w:val="24"/>
        </w:rPr>
        <w:t xml:space="preserve">, </w:t>
      </w:r>
      <w:r w:rsidRPr="000E0880">
        <w:rPr>
          <w:rFonts w:asciiTheme="majorBidi" w:hAnsiTheme="majorBidi" w:cstheme="majorBidi"/>
          <w:sz w:val="24"/>
          <w:szCs w:val="24"/>
        </w:rPr>
        <w:t xml:space="preserve">because gene symbols were already provided in the AD dataset.‎ </w:t>
      </w:r>
      <w:r w:rsidR="000B442D" w:rsidRPr="000E0880">
        <w:rPr>
          <w:rFonts w:asciiTheme="majorBidi" w:hAnsiTheme="majorBidi" w:cstheme="majorBidi"/>
          <w:sz w:val="24"/>
          <w:szCs w:val="24"/>
        </w:rPr>
        <w:t xml:space="preserve">Volcano plots </w:t>
      </w:r>
      <w:r w:rsidR="000B442D" w:rsidRPr="000E0880">
        <w:rPr>
          <w:rFonts w:asciiTheme="majorBidi" w:hAnsiTheme="majorBidi" w:cstheme="majorBidi"/>
          <w:sz w:val="24"/>
          <w:szCs w:val="24"/>
        </w:rPr>
        <w:lastRenderedPageBreak/>
        <w:t xml:space="preserve">visualized gene expression in each disease using </w:t>
      </w:r>
      <w:r w:rsidR="00394760" w:rsidRPr="000E0880">
        <w:rPr>
          <w:rFonts w:asciiTheme="majorBidi" w:hAnsiTheme="majorBidi" w:cstheme="majorBidi"/>
          <w:sz w:val="24"/>
          <w:szCs w:val="24"/>
        </w:rPr>
        <w:t xml:space="preserve">the </w:t>
      </w:r>
      <w:proofErr w:type="spellStart"/>
      <w:r w:rsidR="000B442D" w:rsidRPr="000E0880">
        <w:rPr>
          <w:rFonts w:asciiTheme="majorBidi" w:hAnsiTheme="majorBidi" w:cstheme="majorBidi"/>
          <w:sz w:val="24"/>
          <w:szCs w:val="24"/>
        </w:rPr>
        <w:t>EnhancedVolcano</w:t>
      </w:r>
      <w:proofErr w:type="spellEnd"/>
      <w:r w:rsidR="000B442D" w:rsidRPr="000E0880">
        <w:rPr>
          <w:rFonts w:asciiTheme="majorBidi" w:hAnsiTheme="majorBidi" w:cstheme="majorBidi"/>
          <w:sz w:val="24"/>
          <w:szCs w:val="24"/>
        </w:rPr>
        <w:t xml:space="preserve"> R package</w:t>
      </w:r>
      <w:r w:rsidR="000E0880" w:rsidRPr="007363FA">
        <w:rPr>
          <w:rStyle w:val="FootnoteReference"/>
        </w:rPr>
        <w:footnoteReference w:id="3"/>
      </w:r>
      <w:r w:rsidR="00C97198">
        <w:rPr>
          <w:rFonts w:asciiTheme="majorBidi" w:hAnsiTheme="majorBidi" w:cstheme="majorBidi"/>
          <w:szCs w:val="28"/>
        </w:rPr>
        <w:t xml:space="preserve"> </w:t>
      </w:r>
      <w:r w:rsidR="00C97198" w:rsidRPr="000E0880">
        <w:rPr>
          <w:rFonts w:asciiTheme="majorBidi" w:hAnsiTheme="majorBidi" w:cstheme="majorBidi"/>
          <w:sz w:val="24"/>
          <w:szCs w:val="24"/>
        </w:rPr>
        <w:t xml:space="preserve">after applying log fold change shrinkage on counts using </w:t>
      </w:r>
      <w:proofErr w:type="spellStart"/>
      <w:r w:rsidR="00C97198" w:rsidRPr="000E0880">
        <w:rPr>
          <w:rFonts w:asciiTheme="majorBidi" w:hAnsiTheme="majorBidi" w:cstheme="majorBidi"/>
          <w:color w:val="FF0000"/>
          <w:sz w:val="24"/>
          <w:szCs w:val="24"/>
        </w:rPr>
        <w:t>ashr</w:t>
      </w:r>
      <w:proofErr w:type="spellEnd"/>
      <w:r w:rsidR="00C97198"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10.1093/biostatistics/kxw041","ISSN":"1465-4644","author":[{"dropping-particle":"","family":"Stephens","given":"Matthew","non-dropping-particle":"","parse-names":false,"suffix":""}],"container-title":"Biostatistics","id":"ITEM-1","issued":{"date-parts":[["2016","10","17"]]},"page":"kxw041","title":"False discovery rates: a new deal","type":"article-journal"},"uris":["http://www.mendeley.com/documents/?uuid=7e5331bb-c375-4856-99aa-4efa06682713"]}],"mendeley":{"formattedCitation":"(74)","plainTextFormattedCitation":"(74)","previouslyFormattedCitation":"(75)"},"properties":{"noteIndex":0},"schema":"https://github.com/citation-style-language/schema/raw/master/csl-citation.json"}</w:instrText>
      </w:r>
      <w:r w:rsidR="00C97198"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(74)</w:t>
      </w:r>
      <w:r w:rsidR="00C97198" w:rsidRPr="000E0880">
        <w:rPr>
          <w:rFonts w:asciiTheme="majorBidi" w:hAnsiTheme="majorBidi" w:cstheme="majorBidi"/>
          <w:sz w:val="24"/>
          <w:szCs w:val="24"/>
        </w:rPr>
        <w:fldChar w:fldCharType="end"/>
      </w:r>
      <w:r w:rsidR="00C97198" w:rsidRPr="000E0880">
        <w:rPr>
          <w:rFonts w:asciiTheme="majorBidi" w:hAnsiTheme="majorBidi" w:cstheme="majorBidi"/>
          <w:sz w:val="24"/>
          <w:szCs w:val="24"/>
        </w:rPr>
        <w:t xml:space="preserve">. </w:t>
      </w:r>
      <w:r w:rsidRPr="000E0880">
        <w:rPr>
          <w:rFonts w:asciiTheme="majorBidi" w:hAnsiTheme="majorBidi" w:cstheme="majorBidi"/>
          <w:sz w:val="24"/>
          <w:szCs w:val="24"/>
        </w:rPr>
        <w:t xml:space="preserve">To conclude the mutual DEGs between the three NDs, </w:t>
      </w:r>
      <w:proofErr w:type="spellStart"/>
      <w:r w:rsidRPr="000E0880">
        <w:rPr>
          <w:rFonts w:asciiTheme="majorBidi" w:hAnsiTheme="majorBidi" w:cstheme="majorBidi"/>
          <w:sz w:val="24"/>
          <w:szCs w:val="24"/>
        </w:rPr>
        <w:t>Venny</w:t>
      </w:r>
      <w:proofErr w:type="spellEnd"/>
      <w:r w:rsidRPr="000E0880">
        <w:rPr>
          <w:rFonts w:asciiTheme="majorBidi" w:hAnsiTheme="majorBidi" w:cstheme="majorBidi"/>
          <w:sz w:val="24"/>
          <w:szCs w:val="24"/>
        </w:rPr>
        <w:t xml:space="preserve"> online tool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{"citationItems":[{"id":"ITEM-1","itemData":{"URL":"https://bioinfogp.cnb.csic.es/tools/venny/index.html","author":[{"dropping-particle":"","family":"Oliveros","given":"J C","non-dropping-particle":"","parse-names":false,"suffix":""}],"id":"ITEM-1","issued":{"date-parts":[["2018"]]},"title":"An interactive tool for comparing lists with Venn’s diagrams (2007–2015)","type":"webpage"},"uris":["http://www.mendeley.com/documents/?uuid=31612d14-5392-40b2-bd3e-687cf5ec69e1"]}],"mendeley":{"formattedCitation":"(75)","plainTextFormattedCitation":"(75)","previouslyFormattedCitation":"(76)"},"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(75)</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was used</w:t>
      </w:r>
      <w:r w:rsidR="00394760" w:rsidRPr="000E0880">
        <w:rPr>
          <w:rFonts w:asciiTheme="majorBidi" w:hAnsiTheme="majorBidi" w:cstheme="majorBidi"/>
          <w:sz w:val="24"/>
          <w:szCs w:val="24"/>
        </w:rPr>
        <w:t>,</w:t>
      </w:r>
      <w:r w:rsidRPr="000E0880">
        <w:rPr>
          <w:rFonts w:asciiTheme="majorBidi" w:hAnsiTheme="majorBidi" w:cstheme="majorBidi"/>
          <w:sz w:val="24"/>
          <w:szCs w:val="24"/>
        </w:rPr>
        <w:t xml:space="preserve"> and a Venn diagram was plotted. A set of 274 genes was identified as differentially expressed mutually between AD, PD, and HD. </w:t>
      </w:r>
    </w:p>
    <w:p w14:paraId="351B9D9F" w14:textId="503A69CA" w:rsidR="008A4579" w:rsidRDefault="000B442D" w:rsidP="00275621">
      <w:pPr>
        <w:spacing w:line="480" w:lineRule="auto"/>
        <w:ind w:firstLine="360"/>
        <w:rPr>
          <w:rFonts w:asciiTheme="majorBidi" w:hAnsiTheme="majorBidi" w:cstheme="majorBidi"/>
          <w:sz w:val="24"/>
          <w:szCs w:val="24"/>
        </w:rPr>
      </w:pPr>
      <w:r w:rsidRPr="000E0880">
        <w:rPr>
          <w:rFonts w:asciiTheme="majorBidi" w:hAnsiTheme="majorBidi" w:cstheme="majorBidi"/>
          <w:sz w:val="24"/>
          <w:szCs w:val="24"/>
        </w:rPr>
        <w:t xml:space="preserve">KEGG </w:t>
      </w:r>
      <w:proofErr w:type="spellStart"/>
      <w:r w:rsidRPr="000E0880">
        <w:rPr>
          <w:rFonts w:asciiTheme="majorBidi" w:hAnsiTheme="majorBidi" w:cstheme="majorBidi"/>
          <w:sz w:val="24"/>
          <w:szCs w:val="24"/>
        </w:rPr>
        <w:t>Brite</w:t>
      </w:r>
      <w:proofErr w:type="spellEnd"/>
      <w:r w:rsidRPr="000E0880">
        <w:rPr>
          <w:rFonts w:asciiTheme="majorBidi" w:hAnsiTheme="majorBidi" w:cstheme="majorBidi"/>
          <w:sz w:val="24"/>
          <w:szCs w:val="24"/>
        </w:rPr>
        <w:t xml:space="preserve"> database was used to get functional classification systems for the mutual DEGs between ‎the three diseases </w:t>
      </w:r>
      <w:r w:rsidRPr="000E0880">
        <w:rPr>
          <w:rFonts w:asciiTheme="majorBidi" w:hAnsiTheme="majorBidi" w:cstheme="majorBidi"/>
          <w:sz w:val="24"/>
          <w:szCs w:val="24"/>
        </w:rPr>
        <w:fldChar w:fldCharType="begin" w:fldLock="1"/>
      </w:r>
      <w:r w:rsidR="008F2674" w:rsidRPr="000E0880">
        <w:rPr>
          <w:rFonts w:asciiTheme="majorBidi" w:hAnsiTheme="majorBidi" w:cstheme="majorBidi"/>
          <w:sz w:val="24"/>
          <w:szCs w:val="24"/>
        </w:rPr>
        <w:instrText>ADDIN CSL_CITATION {"citationItems":[{"id":"ITEM-1","itemData":{"DOI":"10.1002/PRO.3715","ISSN":"1469-896X","abstract":"In this era of high-throughput biology, bioinformatics has become a major discipline for making sense out of large-scale datasets. Bioinformatics is usually considered as a practical field developing databases and software tools for supporting other fields, rather than a fundamental scientific discipline for uncovering principles of biology. The KEGG resource that we have been developing is a reference knowledge base for biological interpretation of genome sequences and other high-throughput data. It is now one of the most utilized biological databases because of its practical values. For me personally, KEGG is a step toward understanding the origin and evolution of cellular organisms.","author":[{"dropping-particle":"","family":"Kanehisa","given":"Minoru","non-dropping-particle":"","parse-names":false,"suffix":""}],"container-title":"Protein Science","id":"ITEM-1","issue":"11","issued":{"date-parts":[["2019","11"]]},"page":"1947-1951","publisher":"John Wiley &amp; Sons, Ltd","title":"Toward understanding the origin and evolution of cellular organisms","type":"article-journal","volume":"28"},"uris":["http://www.mendeley.com/documents/?uuid=68527a49-0e29-4f5a-a4b4-c162d86e7974"]}],"mendeley":{"formattedCitation":"(76)","plainTextFormattedCitation":"(76)","previouslyFormattedCitation":"(77)"},"properties":{"noteIndex":0},"schema":"https://github.com/citation-style-language/schema/raw/master/csl-citation.json"}</w:instrText>
      </w:r>
      <w:r w:rsidRPr="000E0880">
        <w:rPr>
          <w:rFonts w:asciiTheme="majorBidi" w:hAnsiTheme="majorBidi" w:cstheme="majorBidi"/>
          <w:sz w:val="24"/>
          <w:szCs w:val="24"/>
        </w:rPr>
        <w:fldChar w:fldCharType="separate"/>
      </w:r>
      <w:r w:rsidR="008F2674" w:rsidRPr="000E0880">
        <w:rPr>
          <w:rFonts w:asciiTheme="majorBidi" w:hAnsiTheme="majorBidi" w:cstheme="majorBidi"/>
          <w:noProof/>
          <w:sz w:val="24"/>
          <w:szCs w:val="24"/>
        </w:rPr>
        <w:t>(76)</w:t>
      </w:r>
      <w:r w:rsidRPr="000E0880">
        <w:rPr>
          <w:rFonts w:asciiTheme="majorBidi" w:hAnsiTheme="majorBidi" w:cstheme="majorBidi"/>
          <w:sz w:val="24"/>
          <w:szCs w:val="24"/>
        </w:rPr>
        <w:fldChar w:fldCharType="end"/>
      </w:r>
      <w:r w:rsidRPr="000E0880">
        <w:rPr>
          <w:rFonts w:asciiTheme="majorBidi" w:hAnsiTheme="majorBidi" w:cstheme="majorBidi"/>
          <w:sz w:val="24"/>
          <w:szCs w:val="24"/>
        </w:rPr>
        <w:t xml:space="preserve">. </w:t>
      </w:r>
      <w:r w:rsidR="00394760" w:rsidRPr="000E0880">
        <w:rPr>
          <w:rFonts w:asciiTheme="majorBidi" w:hAnsiTheme="majorBidi" w:cstheme="majorBidi"/>
          <w:sz w:val="24"/>
          <w:szCs w:val="24"/>
        </w:rPr>
        <w:t xml:space="preserve">The Search &amp; Color Pathway tool 3 was used to access the KEGG </w:t>
      </w:r>
      <w:proofErr w:type="spellStart"/>
      <w:r w:rsidR="00394760" w:rsidRPr="000E0880">
        <w:rPr>
          <w:rFonts w:asciiTheme="majorBidi" w:hAnsiTheme="majorBidi" w:cstheme="majorBidi"/>
          <w:sz w:val="24"/>
          <w:szCs w:val="24"/>
        </w:rPr>
        <w:t>Brite</w:t>
      </w:r>
      <w:proofErr w:type="spellEnd"/>
      <w:r w:rsidR="00394760" w:rsidRPr="000E0880">
        <w:rPr>
          <w:rFonts w:asciiTheme="majorBidi" w:hAnsiTheme="majorBidi" w:cstheme="majorBidi"/>
          <w:sz w:val="24"/>
          <w:szCs w:val="24"/>
        </w:rPr>
        <w:t xml:space="preserve"> database</w:t>
      </w:r>
      <w:r w:rsidRPr="000E0880">
        <w:rPr>
          <w:rFonts w:asciiTheme="majorBidi" w:hAnsiTheme="majorBidi" w:cstheme="majorBidi"/>
          <w:sz w:val="24"/>
          <w:szCs w:val="24"/>
        </w:rPr>
        <w:t xml:space="preserve">. Search &amp; Color ‎Pathway tool searched mutual DEGs against KEGG pathway maps, ‎KEGG </w:t>
      </w:r>
      <w:proofErr w:type="spellStart"/>
      <w:r w:rsidRPr="000E0880">
        <w:rPr>
          <w:rFonts w:asciiTheme="majorBidi" w:hAnsiTheme="majorBidi" w:cstheme="majorBidi"/>
          <w:sz w:val="24"/>
          <w:szCs w:val="24"/>
        </w:rPr>
        <w:t>Brite</w:t>
      </w:r>
      <w:proofErr w:type="spellEnd"/>
      <w:r w:rsidRPr="000E0880">
        <w:rPr>
          <w:rFonts w:asciiTheme="majorBidi" w:hAnsiTheme="majorBidi" w:cstheme="majorBidi"/>
          <w:sz w:val="24"/>
          <w:szCs w:val="24"/>
        </w:rPr>
        <w:t xml:space="preserve"> hierarchies, and KEGG </w:t>
      </w:r>
      <w:commentRangeStart w:id="34"/>
      <w:r w:rsidRPr="000E0880">
        <w:rPr>
          <w:rFonts w:asciiTheme="majorBidi" w:hAnsiTheme="majorBidi" w:cstheme="majorBidi"/>
          <w:sz w:val="24"/>
          <w:szCs w:val="24"/>
        </w:rPr>
        <w:t>modules</w:t>
      </w:r>
      <w:commentRangeEnd w:id="34"/>
      <w:r w:rsidR="00C92945">
        <w:rPr>
          <w:rStyle w:val="CommentReference"/>
        </w:rPr>
        <w:commentReference w:id="34"/>
      </w:r>
      <w:r w:rsidRPr="000E0880">
        <w:rPr>
          <w:rFonts w:asciiTheme="majorBidi" w:hAnsiTheme="majorBidi" w:cstheme="majorBidi"/>
          <w:sz w:val="24"/>
          <w:szCs w:val="24"/>
        </w:rPr>
        <w:t xml:space="preserve">. </w:t>
      </w:r>
    </w:p>
    <w:p w14:paraId="446B103F" w14:textId="752E765E" w:rsidR="008A4579" w:rsidRPr="008A4579" w:rsidRDefault="008A4579" w:rsidP="008A4579">
      <w:pPr>
        <w:spacing w:line="480" w:lineRule="auto"/>
        <w:rPr>
          <w:rFonts w:asciiTheme="majorBidi" w:hAnsiTheme="majorBidi" w:cstheme="majorBidi"/>
          <w:szCs w:val="28"/>
        </w:rPr>
      </w:pPr>
      <w:r w:rsidRPr="008A4579">
        <w:rPr>
          <w:rFonts w:asciiTheme="majorBidi" w:hAnsiTheme="majorBidi" w:cstheme="majorBidi"/>
          <w:szCs w:val="28"/>
        </w:rPr>
        <w:t>Drug Discovery</w:t>
      </w:r>
    </w:p>
    <w:p w14:paraId="18650433" w14:textId="28981A7C" w:rsidR="008A4579" w:rsidRDefault="008A4579" w:rsidP="000E0880">
      <w:pPr>
        <w:spacing w:line="480" w:lineRule="auto"/>
        <w:ind w:firstLine="360"/>
        <w:rPr>
          <w:rFonts w:asciiTheme="majorBidi" w:hAnsiTheme="majorBidi" w:cstheme="majorBidi"/>
          <w:sz w:val="24"/>
          <w:szCs w:val="24"/>
        </w:rPr>
      </w:pPr>
      <w:r>
        <w:rPr>
          <w:rFonts w:asciiTheme="majorBidi" w:hAnsiTheme="majorBidi" w:cstheme="majorBidi"/>
          <w:sz w:val="24"/>
          <w:szCs w:val="24"/>
        </w:rPr>
        <w:t>To identify potential drugs that can reverse the 5 genes of interest from the mutual pathways, the Connectivity map</w:t>
      </w:r>
      <w:r w:rsidR="006E7683">
        <w:rPr>
          <w:rFonts w:asciiTheme="majorBidi" w:hAnsiTheme="majorBidi" w:cstheme="majorBidi"/>
          <w:sz w:val="24"/>
          <w:szCs w:val="24"/>
        </w:rPr>
        <w:t xml:space="preserve"> </w:t>
      </w:r>
      <w:r w:rsidR="00275621">
        <w:rPr>
          <w:rFonts w:asciiTheme="majorBidi" w:hAnsiTheme="majorBidi" w:cstheme="majorBidi"/>
          <w:sz w:val="24"/>
          <w:szCs w:val="24"/>
        </w:rPr>
        <w:fldChar w:fldCharType="begin">
          <w:fldData xml:space="preserve">PEVuZE5vdGU+PENpdGU+PEF1dGhvcj5TdWJyYW1hbmlhbjwvQXV0aG9yPjxZZWFyPjIwMTc8L1ll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=
</w:fldData>
        </w:fldChar>
      </w:r>
      <w:r w:rsidR="00275621">
        <w:rPr>
          <w:rFonts w:asciiTheme="majorBidi" w:hAnsiTheme="majorBidi" w:cstheme="majorBidi"/>
          <w:sz w:val="24"/>
          <w:szCs w:val="24"/>
        </w:rPr>
        <w:instrText xml:space="preserve"> ADDIN EN.CITE </w:instrText>
      </w:r>
      <w:r w:rsidR="00275621">
        <w:rPr>
          <w:rFonts w:asciiTheme="majorBidi" w:hAnsiTheme="majorBidi" w:cstheme="majorBidi"/>
          <w:sz w:val="24"/>
          <w:szCs w:val="24"/>
        </w:rPr>
        <w:fldChar w:fldCharType="begin">
          <w:fldData xml:space="preserve">PEVuZE5vdGU+PENpdGU+PEF1dGhvcj5TdWJyYW1hbmlhbjwvQXV0aG9yPjxZZWFyPjIwMTc8L1ll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=
</w:fldData>
        </w:fldChar>
      </w:r>
      <w:r w:rsidR="00275621">
        <w:rPr>
          <w:rFonts w:asciiTheme="majorBidi" w:hAnsiTheme="majorBidi" w:cstheme="majorBidi"/>
          <w:sz w:val="24"/>
          <w:szCs w:val="24"/>
        </w:rPr>
        <w:instrText xml:space="preserve"> ADDIN EN.CITE.DATA </w:instrText>
      </w:r>
      <w:r w:rsidR="00275621">
        <w:rPr>
          <w:rFonts w:asciiTheme="majorBidi" w:hAnsiTheme="majorBidi" w:cstheme="majorBidi"/>
          <w:sz w:val="24"/>
          <w:szCs w:val="24"/>
        </w:rPr>
      </w:r>
      <w:r w:rsidR="00275621">
        <w:rPr>
          <w:rFonts w:asciiTheme="majorBidi" w:hAnsiTheme="majorBidi" w:cstheme="majorBidi"/>
          <w:sz w:val="24"/>
          <w:szCs w:val="24"/>
        </w:rPr>
        <w:fldChar w:fldCharType="end"/>
      </w:r>
      <w:r w:rsidR="00275621">
        <w:rPr>
          <w:rFonts w:asciiTheme="majorBidi" w:hAnsiTheme="majorBidi" w:cstheme="majorBidi"/>
          <w:sz w:val="24"/>
          <w:szCs w:val="24"/>
        </w:rPr>
        <w:fldChar w:fldCharType="separate"/>
      </w:r>
      <w:r w:rsidR="00275621">
        <w:rPr>
          <w:rFonts w:asciiTheme="majorBidi" w:hAnsiTheme="majorBidi" w:cstheme="majorBidi"/>
          <w:noProof/>
          <w:sz w:val="24"/>
          <w:szCs w:val="24"/>
        </w:rPr>
        <w:t>[1]</w:t>
      </w:r>
      <w:r w:rsidR="00275621">
        <w:rPr>
          <w:rFonts w:asciiTheme="majorBidi" w:hAnsiTheme="majorBidi" w:cstheme="majorBidi"/>
          <w:sz w:val="24"/>
          <w:szCs w:val="24"/>
        </w:rPr>
        <w:fldChar w:fldCharType="end"/>
      </w:r>
      <w:r>
        <w:rPr>
          <w:rFonts w:asciiTheme="majorBidi" w:hAnsiTheme="majorBidi" w:cstheme="majorBidi"/>
          <w:sz w:val="24"/>
          <w:szCs w:val="24"/>
        </w:rPr>
        <w:t xml:space="preserve"> (CMAP)</w:t>
      </w:r>
      <w:r>
        <w:rPr>
          <w:rStyle w:val="FootnoteReference"/>
          <w:rFonts w:asciiTheme="majorBidi" w:hAnsiTheme="majorBidi" w:cstheme="majorBidi"/>
          <w:sz w:val="24"/>
          <w:szCs w:val="24"/>
        </w:rPr>
        <w:footnoteReference w:id="4"/>
      </w:r>
      <w:r>
        <w:rPr>
          <w:rFonts w:asciiTheme="majorBidi" w:hAnsiTheme="majorBidi" w:cstheme="majorBidi"/>
          <w:sz w:val="24"/>
          <w:szCs w:val="24"/>
        </w:rPr>
        <w:t xml:space="preserve"> data from the broad institute was used (available on GEO: </w:t>
      </w:r>
      <w:r w:rsidRPr="008A4579">
        <w:rPr>
          <w:rFonts w:asciiTheme="majorBidi" w:hAnsiTheme="majorBidi" w:cstheme="majorBidi"/>
          <w:sz w:val="24"/>
          <w:szCs w:val="24"/>
        </w:rPr>
        <w:t>GSE70138</w:t>
      </w:r>
      <w:r>
        <w:rPr>
          <w:rFonts w:asciiTheme="majorBidi" w:hAnsiTheme="majorBidi" w:cstheme="majorBidi"/>
          <w:sz w:val="24"/>
          <w:szCs w:val="24"/>
        </w:rPr>
        <w:t xml:space="preserve">). The dataset provides transcriptomic profiles for different perturbagens (e.g., drugs, chemical </w:t>
      </w:r>
      <w:proofErr w:type="gramStart"/>
      <w:r>
        <w:rPr>
          <w:rFonts w:asciiTheme="majorBidi" w:hAnsiTheme="majorBidi" w:cstheme="majorBidi"/>
          <w:sz w:val="24"/>
          <w:szCs w:val="24"/>
        </w:rPr>
        <w:t>compounds</w:t>
      </w:r>
      <w:proofErr w:type="gramEnd"/>
      <w:r>
        <w:rPr>
          <w:rFonts w:asciiTheme="majorBidi" w:hAnsiTheme="majorBidi" w:cstheme="majorBidi"/>
          <w:sz w:val="24"/>
          <w:szCs w:val="24"/>
        </w:rPr>
        <w:t xml:space="preserve"> and reagents) after being introduced to human cell lines. The dataset was filtered to only include FDA-approved drugs, and the five genes: </w:t>
      </w:r>
      <w:r w:rsidRPr="00D232DF">
        <w:rPr>
          <w:sz w:val="24"/>
          <w:szCs w:val="21"/>
        </w:rPr>
        <w:t>NFKB1, NFKBIA, RELA, TRIM4, and SMAD4</w:t>
      </w:r>
      <w:r>
        <w:rPr>
          <w:sz w:val="24"/>
          <w:szCs w:val="21"/>
        </w:rPr>
        <w:t xml:space="preserve">. Only four genes were found to have a measured gene expression in the CMAP dataset: </w:t>
      </w:r>
      <w:r w:rsidRPr="00D232DF">
        <w:rPr>
          <w:sz w:val="24"/>
          <w:szCs w:val="21"/>
        </w:rPr>
        <w:t>NFKB1, NFKBIA, RELA, and SMAD4</w:t>
      </w:r>
      <w:r>
        <w:rPr>
          <w:sz w:val="24"/>
          <w:szCs w:val="21"/>
        </w:rPr>
        <w:t xml:space="preserve">. The drugs were then filtered to only keep the ones with the ability to </w:t>
      </w:r>
      <w:r w:rsidR="00275621">
        <w:rPr>
          <w:sz w:val="24"/>
          <w:szCs w:val="21"/>
        </w:rPr>
        <w:t xml:space="preserve">downregulate all four genes at once. Hence, they showed an upregulated status in AD, PD, and HD. </w:t>
      </w:r>
    </w:p>
    <w:p w14:paraId="1636BA3F" w14:textId="77777777" w:rsidR="000E0880" w:rsidRDefault="00AB3F00" w:rsidP="0071614E">
      <w:pPr>
        <w:spacing w:line="480" w:lineRule="auto"/>
        <w:rPr>
          <w:b/>
          <w:bCs/>
          <w:sz w:val="32"/>
          <w:szCs w:val="28"/>
        </w:rPr>
      </w:pPr>
      <w:r w:rsidRPr="000E0880">
        <w:rPr>
          <w:b/>
          <w:bCs/>
          <w:sz w:val="32"/>
          <w:szCs w:val="28"/>
        </w:rPr>
        <w:t>Conclusion</w:t>
      </w:r>
    </w:p>
    <w:p w14:paraId="22F2275C" w14:textId="063ABB79" w:rsidR="00E11818" w:rsidRPr="000E0880" w:rsidRDefault="00E11818" w:rsidP="000E0880">
      <w:pPr>
        <w:spacing w:line="480" w:lineRule="auto"/>
        <w:ind w:firstLine="360"/>
        <w:rPr>
          <w:rFonts w:asciiTheme="majorBidi" w:hAnsiTheme="majorBidi" w:cstheme="majorBidi"/>
          <w:sz w:val="22"/>
        </w:rPr>
      </w:pPr>
      <w:r w:rsidRPr="000E0880">
        <w:rPr>
          <w:sz w:val="24"/>
          <w:szCs w:val="21"/>
        </w:rPr>
        <w:lastRenderedPageBreak/>
        <w:t xml:space="preserve">Based on the current study, the </w:t>
      </w:r>
      <w:r w:rsidR="00394760" w:rsidRPr="000E0880">
        <w:rPr>
          <w:sz w:val="24"/>
          <w:szCs w:val="21"/>
        </w:rPr>
        <w:t>significant</w:t>
      </w:r>
      <w:r w:rsidRPr="000E0880">
        <w:rPr>
          <w:sz w:val="24"/>
          <w:szCs w:val="21"/>
        </w:rPr>
        <w:t xml:space="preserve"> pathways between AD, PD, and HD are inflammation-mediated pathways that activate the NF-</w:t>
      </w:r>
      <w:proofErr w:type="spellStart"/>
      <w:r w:rsidRPr="000E0880">
        <w:rPr>
          <w:sz w:val="24"/>
          <w:szCs w:val="21"/>
        </w:rPr>
        <w:t>κB</w:t>
      </w:r>
      <w:proofErr w:type="spellEnd"/>
      <w:r w:rsidRPr="000E0880">
        <w:rPr>
          <w:sz w:val="24"/>
          <w:szCs w:val="21"/>
        </w:rPr>
        <w:t xml:space="preserve"> transcription factor. Targeting the cycle of NF-</w:t>
      </w:r>
      <w:proofErr w:type="spellStart"/>
      <w:r w:rsidRPr="000E0880">
        <w:rPr>
          <w:sz w:val="24"/>
          <w:szCs w:val="21"/>
        </w:rPr>
        <w:t>κB</w:t>
      </w:r>
      <w:proofErr w:type="spellEnd"/>
      <w:r w:rsidRPr="000E0880">
        <w:rPr>
          <w:sz w:val="24"/>
          <w:szCs w:val="21"/>
        </w:rPr>
        <w:t xml:space="preserve"> activation may serve as a potential therapy for the three NDs </w:t>
      </w:r>
      <w:r w:rsidR="00394760" w:rsidRPr="000E0880">
        <w:rPr>
          <w:sz w:val="24"/>
          <w:szCs w:val="21"/>
        </w:rPr>
        <w:t>simultaneously</w:t>
      </w:r>
      <w:r w:rsidRPr="000E0880">
        <w:rPr>
          <w:sz w:val="24"/>
          <w:szCs w:val="21"/>
        </w:rPr>
        <w:t xml:space="preserve">. The analysis also provides further evidence for the decreased risk of patients with NDs having cancer. Both conclusions can be further supported by experimental validation by knocking out targets in these pathways and studying the impact in vivo. While in silico validation is another approach, the availability of data with a similar study design for each neurodegenerative disease and </w:t>
      </w:r>
      <w:r w:rsidR="00684E8B" w:rsidRPr="000E0880">
        <w:rPr>
          <w:sz w:val="24"/>
          <w:szCs w:val="21"/>
        </w:rPr>
        <w:t xml:space="preserve">the </w:t>
      </w:r>
      <w:r w:rsidRPr="000E0880">
        <w:rPr>
          <w:sz w:val="24"/>
          <w:szCs w:val="21"/>
        </w:rPr>
        <w:t>suitable sample size was quite challenging, especially with autopsy samples from the brain tissue.</w:t>
      </w:r>
    </w:p>
    <w:p w14:paraId="087D4B5F" w14:textId="108D974D" w:rsidR="00DF6BF5" w:rsidRPr="000E0880" w:rsidRDefault="00515823" w:rsidP="002937D3">
      <w:pPr>
        <w:pStyle w:val="Heading1"/>
        <w:spacing w:line="480" w:lineRule="auto"/>
        <w:rPr>
          <w:color w:val="auto"/>
          <w:sz w:val="32"/>
          <w:szCs w:val="28"/>
        </w:rPr>
      </w:pPr>
      <w:r w:rsidRPr="000E0880">
        <w:rPr>
          <w:color w:val="auto"/>
          <w:sz w:val="32"/>
          <w:szCs w:val="28"/>
        </w:rPr>
        <w:t>‎</w:t>
      </w:r>
      <w:r w:rsidR="00035E6C" w:rsidRPr="000E0880">
        <w:rPr>
          <w:b/>
          <w:bCs/>
          <w:color w:val="auto"/>
          <w:sz w:val="32"/>
          <w:szCs w:val="28"/>
        </w:rPr>
        <w:t>A</w:t>
      </w:r>
      <w:r w:rsidR="00DF6BF5" w:rsidRPr="000E0880">
        <w:rPr>
          <w:b/>
          <w:bCs/>
          <w:color w:val="auto"/>
          <w:sz w:val="32"/>
          <w:szCs w:val="28"/>
        </w:rPr>
        <w:t>bbreviations</w:t>
      </w:r>
    </w:p>
    <w:p w14:paraId="1B5D2811" w14:textId="2D6A9DFC" w:rsidR="00035E6C" w:rsidRPr="000E0880" w:rsidRDefault="00035E6C"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AD: Alzheimer’s disease</w:t>
      </w:r>
    </w:p>
    <w:p w14:paraId="6E3B9D04" w14:textId="44AACAC3"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DEGs: Differentially expressed genes</w:t>
      </w:r>
    </w:p>
    <w:p w14:paraId="70832CB0" w14:textId="1E186D58" w:rsidR="00376183" w:rsidRPr="000E0880" w:rsidRDefault="00376183" w:rsidP="00376183">
      <w:pPr>
        <w:tabs>
          <w:tab w:val="left" w:pos="1342"/>
        </w:tabs>
        <w:spacing w:line="480" w:lineRule="auto"/>
        <w:rPr>
          <w:rFonts w:asciiTheme="majorBidi" w:hAnsiTheme="majorBidi" w:cstheme="majorBidi"/>
          <w:sz w:val="24"/>
          <w:szCs w:val="24"/>
          <w:shd w:val="clear" w:color="auto" w:fill="FFFFFF"/>
        </w:rPr>
      </w:pPr>
      <w:r w:rsidRPr="000E0880">
        <w:rPr>
          <w:rFonts w:asciiTheme="majorBidi" w:hAnsiTheme="majorBidi" w:cstheme="majorBidi"/>
          <w:sz w:val="24"/>
          <w:szCs w:val="24"/>
        </w:rPr>
        <w:t>EGFR: Epidermal</w:t>
      </w:r>
      <w:r w:rsidRPr="000E0880">
        <w:rPr>
          <w:rFonts w:asciiTheme="majorBidi" w:hAnsiTheme="majorBidi" w:cstheme="majorBidi"/>
          <w:sz w:val="24"/>
          <w:szCs w:val="24"/>
          <w:shd w:val="clear" w:color="auto" w:fill="FFFFFF"/>
        </w:rPr>
        <w:t xml:space="preserve"> growth factor receptor</w:t>
      </w:r>
    </w:p>
    <w:p w14:paraId="2A2781D7" w14:textId="4578710F"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FDR: False discovery rate</w:t>
      </w:r>
    </w:p>
    <w:p w14:paraId="38961DF9" w14:textId="768B4FC2" w:rsidR="00376183" w:rsidRPr="000E0880" w:rsidRDefault="00376183" w:rsidP="00376183">
      <w:pPr>
        <w:tabs>
          <w:tab w:val="left" w:pos="1342"/>
        </w:tabs>
        <w:spacing w:line="480" w:lineRule="auto"/>
        <w:rPr>
          <w:rFonts w:asciiTheme="majorBidi" w:hAnsiTheme="majorBidi" w:cstheme="majorBidi"/>
          <w:sz w:val="24"/>
          <w:szCs w:val="24"/>
        </w:rPr>
      </w:pPr>
      <w:r w:rsidRPr="000E0880">
        <w:rPr>
          <w:rFonts w:asciiTheme="majorBidi" w:hAnsiTheme="majorBidi" w:cstheme="majorBidi"/>
          <w:sz w:val="24"/>
          <w:szCs w:val="24"/>
        </w:rPr>
        <w:t>GEO: Gene Expression ‎Omnibus</w:t>
      </w:r>
    </w:p>
    <w:p w14:paraId="3AC33D13" w14:textId="1EC29C26"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GO: Gene ontology</w:t>
      </w:r>
    </w:p>
    <w:p w14:paraId="531639FF" w14:textId="14C4952B"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HD: Huntington’s disease</w:t>
      </w:r>
    </w:p>
    <w:p w14:paraId="549B49EB" w14:textId="43615CB1" w:rsidR="00376183" w:rsidRPr="000E0880" w:rsidRDefault="00376183" w:rsidP="00376183">
      <w:pPr>
        <w:spacing w:line="480" w:lineRule="auto"/>
        <w:rPr>
          <w:rFonts w:asciiTheme="majorBidi" w:hAnsiTheme="majorBidi" w:cstheme="majorBidi"/>
          <w:sz w:val="24"/>
          <w:szCs w:val="24"/>
          <w:shd w:val="clear" w:color="auto" w:fill="FFFFFF"/>
        </w:rPr>
      </w:pPr>
      <w:proofErr w:type="spellStart"/>
      <w:r w:rsidRPr="000E0880">
        <w:rPr>
          <w:rFonts w:asciiTheme="majorBidi" w:hAnsiTheme="majorBidi" w:cstheme="majorBidi"/>
          <w:sz w:val="24"/>
          <w:szCs w:val="24"/>
          <w:shd w:val="clear" w:color="auto" w:fill="FFFFFF"/>
        </w:rPr>
        <w:t>IκB</w:t>
      </w:r>
      <w:proofErr w:type="spellEnd"/>
      <w:r w:rsidRPr="000E0880">
        <w:rPr>
          <w:rFonts w:asciiTheme="majorBidi" w:hAnsiTheme="majorBidi" w:cstheme="majorBidi"/>
          <w:sz w:val="24"/>
          <w:szCs w:val="24"/>
          <w:shd w:val="clear" w:color="auto" w:fill="FFFFFF"/>
        </w:rPr>
        <w:t>: Inhibitor of nuclear factor-</w:t>
      </w:r>
      <w:proofErr w:type="spellStart"/>
      <w:r w:rsidRPr="000E0880">
        <w:rPr>
          <w:rFonts w:asciiTheme="majorBidi" w:hAnsiTheme="majorBidi" w:cstheme="majorBidi"/>
          <w:sz w:val="24"/>
          <w:szCs w:val="24"/>
          <w:shd w:val="clear" w:color="auto" w:fill="FFFFFF"/>
        </w:rPr>
        <w:t>κB</w:t>
      </w:r>
      <w:proofErr w:type="spellEnd"/>
    </w:p>
    <w:p w14:paraId="6DFFD950" w14:textId="0623D04D"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IL-1β: Interleukin-‎‎1β</w:t>
      </w:r>
    </w:p>
    <w:p w14:paraId="26FABDDD" w14:textId="1F6A6D2D" w:rsidR="00376183" w:rsidRPr="000E0880" w:rsidRDefault="00376183" w:rsidP="00376183">
      <w:pPr>
        <w:tabs>
          <w:tab w:val="left" w:pos="2027"/>
        </w:tabs>
        <w:spacing w:line="480" w:lineRule="auto"/>
        <w:rPr>
          <w:rFonts w:asciiTheme="majorBidi" w:hAnsiTheme="majorBidi" w:cstheme="majorBidi"/>
          <w:sz w:val="24"/>
          <w:szCs w:val="24"/>
        </w:rPr>
      </w:pPr>
      <w:r w:rsidRPr="000E0880">
        <w:rPr>
          <w:rFonts w:asciiTheme="majorBidi" w:hAnsiTheme="majorBidi" w:cstheme="majorBidi"/>
          <w:sz w:val="24"/>
          <w:szCs w:val="24"/>
        </w:rPr>
        <w:t>IRAK1: Interleukin-1 receptor associated kinase</w:t>
      </w:r>
    </w:p>
    <w:p w14:paraId="50EB1B4F" w14:textId="3883D5F4" w:rsidR="00376183" w:rsidRPr="000E0880" w:rsidRDefault="00376183" w:rsidP="00376183">
      <w:pPr>
        <w:tabs>
          <w:tab w:val="left" w:pos="1342"/>
        </w:tabs>
        <w:spacing w:line="480" w:lineRule="auto"/>
        <w:rPr>
          <w:rFonts w:asciiTheme="majorBidi" w:hAnsiTheme="majorBidi" w:cstheme="majorBidi"/>
          <w:sz w:val="24"/>
          <w:szCs w:val="24"/>
        </w:rPr>
      </w:pPr>
      <w:r w:rsidRPr="000E0880">
        <w:rPr>
          <w:rFonts w:asciiTheme="majorBidi" w:hAnsiTheme="majorBidi" w:cstheme="majorBidi"/>
          <w:sz w:val="24"/>
          <w:szCs w:val="24"/>
        </w:rPr>
        <w:t>KEGG: Kyoto Encyclopedia of Genes and Genomes</w:t>
      </w:r>
    </w:p>
    <w:p w14:paraId="3AB3693B" w14:textId="4B97FD18" w:rsidR="00035E6C" w:rsidRPr="000E0880" w:rsidRDefault="00035E6C" w:rsidP="002937D3">
      <w:pPr>
        <w:spacing w:line="480" w:lineRule="auto"/>
        <w:rPr>
          <w:rFonts w:asciiTheme="majorBidi" w:hAnsiTheme="majorBidi" w:cstheme="majorBidi"/>
          <w:sz w:val="24"/>
          <w:szCs w:val="24"/>
        </w:rPr>
      </w:pPr>
      <w:proofErr w:type="spellStart"/>
      <w:r w:rsidRPr="000E0880">
        <w:rPr>
          <w:rFonts w:asciiTheme="majorBidi" w:hAnsiTheme="majorBidi" w:cstheme="majorBidi"/>
          <w:sz w:val="24"/>
          <w:szCs w:val="24"/>
        </w:rPr>
        <w:lastRenderedPageBreak/>
        <w:t>Lfc</w:t>
      </w:r>
      <w:proofErr w:type="spellEnd"/>
      <w:r w:rsidRPr="000E0880">
        <w:rPr>
          <w:rFonts w:asciiTheme="majorBidi" w:hAnsiTheme="majorBidi" w:cstheme="majorBidi"/>
          <w:sz w:val="24"/>
          <w:szCs w:val="24"/>
        </w:rPr>
        <w:t>: Log fold change</w:t>
      </w:r>
    </w:p>
    <w:p w14:paraId="20D5708A" w14:textId="53DDD20F"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NF-</w:t>
      </w:r>
      <w:proofErr w:type="spellStart"/>
      <w:r w:rsidRPr="000E0880">
        <w:rPr>
          <w:rFonts w:asciiTheme="majorBidi" w:hAnsiTheme="majorBidi" w:cstheme="majorBidi"/>
          <w:sz w:val="24"/>
          <w:szCs w:val="24"/>
          <w:shd w:val="clear" w:color="auto" w:fill="FFFFFF"/>
        </w:rPr>
        <w:t>κB</w:t>
      </w:r>
      <w:proofErr w:type="spellEnd"/>
      <w:r w:rsidRPr="000E0880">
        <w:rPr>
          <w:rFonts w:asciiTheme="majorBidi" w:hAnsiTheme="majorBidi" w:cstheme="majorBidi"/>
          <w:sz w:val="24"/>
          <w:szCs w:val="24"/>
          <w:shd w:val="clear" w:color="auto" w:fill="FFFFFF"/>
        </w:rPr>
        <w:t xml:space="preserve">: </w:t>
      </w:r>
      <w:r w:rsidRPr="000E0880">
        <w:rPr>
          <w:rFonts w:asciiTheme="majorBidi" w:hAnsiTheme="majorBidi" w:cstheme="majorBidi"/>
          <w:sz w:val="24"/>
          <w:szCs w:val="24"/>
        </w:rPr>
        <w:t>Nuclear factor kappa B</w:t>
      </w:r>
    </w:p>
    <w:p w14:paraId="238C056D" w14:textId="173E9B5F"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NDs: Neurodegenerative diseases</w:t>
      </w:r>
    </w:p>
    <w:p w14:paraId="1A689D22" w14:textId="2BC6D69E" w:rsidR="00376183" w:rsidRPr="000E0880" w:rsidRDefault="00376183" w:rsidP="00376183">
      <w:pPr>
        <w:spacing w:line="480" w:lineRule="auto"/>
        <w:rPr>
          <w:rFonts w:asciiTheme="majorBidi" w:hAnsiTheme="majorBidi" w:cstheme="majorBidi"/>
          <w:sz w:val="24"/>
          <w:szCs w:val="24"/>
        </w:rPr>
      </w:pPr>
      <w:r w:rsidRPr="000E0880">
        <w:rPr>
          <w:rFonts w:asciiTheme="majorBidi" w:hAnsiTheme="majorBidi" w:cstheme="majorBidi"/>
          <w:sz w:val="24"/>
          <w:szCs w:val="24"/>
        </w:rPr>
        <w:t>PD: Parkinson’s disease</w:t>
      </w:r>
    </w:p>
    <w:p w14:paraId="0624277F" w14:textId="5ED2C796" w:rsidR="00376183" w:rsidRPr="000E0880" w:rsidRDefault="00376183" w:rsidP="00376183">
      <w:pPr>
        <w:tabs>
          <w:tab w:val="left" w:pos="2027"/>
        </w:tabs>
        <w:spacing w:line="480" w:lineRule="auto"/>
        <w:rPr>
          <w:rFonts w:asciiTheme="majorBidi" w:hAnsiTheme="majorBidi" w:cstheme="majorBidi"/>
          <w:sz w:val="24"/>
          <w:szCs w:val="24"/>
        </w:rPr>
      </w:pPr>
      <w:r w:rsidRPr="000E0880">
        <w:rPr>
          <w:rFonts w:asciiTheme="majorBidi" w:hAnsiTheme="majorBidi" w:cstheme="majorBidi"/>
          <w:sz w:val="24"/>
          <w:szCs w:val="24"/>
        </w:rPr>
        <w:t>TGF- ß: Transforming growth factor</w:t>
      </w:r>
    </w:p>
    <w:p w14:paraId="748936BB" w14:textId="34161554" w:rsidR="00376183" w:rsidRPr="000E0880" w:rsidRDefault="00376183" w:rsidP="00376183">
      <w:pPr>
        <w:tabs>
          <w:tab w:val="left" w:pos="2027"/>
        </w:tabs>
        <w:spacing w:line="480" w:lineRule="auto"/>
        <w:rPr>
          <w:rFonts w:asciiTheme="majorBidi" w:hAnsiTheme="majorBidi" w:cstheme="majorBidi"/>
          <w:sz w:val="24"/>
          <w:szCs w:val="24"/>
        </w:rPr>
      </w:pPr>
      <w:r w:rsidRPr="000E0880">
        <w:rPr>
          <w:rFonts w:asciiTheme="majorBidi" w:hAnsiTheme="majorBidi" w:cstheme="majorBidi"/>
          <w:sz w:val="24"/>
          <w:szCs w:val="24"/>
        </w:rPr>
        <w:t>TLR: Toll-like receptors</w:t>
      </w:r>
    </w:p>
    <w:p w14:paraId="39A2505B" w14:textId="77777777" w:rsidR="00035E6C" w:rsidRPr="000E0880" w:rsidRDefault="00035E6C"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TNF: Tumor necrosis factor</w:t>
      </w:r>
    </w:p>
    <w:p w14:paraId="22F1773F" w14:textId="77777777" w:rsidR="00035E6C" w:rsidRPr="000E0880" w:rsidRDefault="00035E6C"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TRAF6: Tumor necrosis factor receptor-associated factor 6</w:t>
      </w:r>
    </w:p>
    <w:p w14:paraId="6CF4FD7A" w14:textId="77777777" w:rsidR="00662989" w:rsidRPr="000E0880" w:rsidRDefault="00662989" w:rsidP="002937D3">
      <w:pPr>
        <w:pStyle w:val="Heading1"/>
        <w:spacing w:line="480" w:lineRule="auto"/>
        <w:rPr>
          <w:b/>
          <w:bCs/>
          <w:color w:val="auto"/>
          <w:sz w:val="32"/>
          <w:szCs w:val="28"/>
        </w:rPr>
      </w:pPr>
      <w:r w:rsidRPr="000E0880">
        <w:rPr>
          <w:b/>
          <w:bCs/>
          <w:color w:val="auto"/>
          <w:sz w:val="32"/>
          <w:szCs w:val="28"/>
        </w:rPr>
        <w:t>Declarations</w:t>
      </w:r>
    </w:p>
    <w:p w14:paraId="4360EC54" w14:textId="504DC483" w:rsidR="00662989" w:rsidRPr="000E0880" w:rsidRDefault="00662989" w:rsidP="002665D0">
      <w:pPr>
        <w:pStyle w:val="Heading2"/>
        <w:rPr>
          <w:color w:val="auto"/>
          <w:sz w:val="28"/>
          <w:szCs w:val="24"/>
        </w:rPr>
      </w:pPr>
      <w:r w:rsidRPr="000E0880">
        <w:rPr>
          <w:color w:val="auto"/>
          <w:sz w:val="28"/>
          <w:szCs w:val="24"/>
        </w:rPr>
        <w:t>Ethics approval and consent to participate</w:t>
      </w:r>
    </w:p>
    <w:p w14:paraId="5278A936" w14:textId="6A80E5D2" w:rsidR="00DB37C0" w:rsidRPr="000E0880" w:rsidRDefault="00DB37C0"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 xml:space="preserve">Not applicable </w:t>
      </w:r>
    </w:p>
    <w:p w14:paraId="78573D0F" w14:textId="0E6B19AE" w:rsidR="00662989" w:rsidRPr="000E0880" w:rsidRDefault="00662989" w:rsidP="002665D0">
      <w:pPr>
        <w:pStyle w:val="Heading2"/>
        <w:rPr>
          <w:color w:val="auto"/>
          <w:sz w:val="28"/>
          <w:szCs w:val="24"/>
        </w:rPr>
      </w:pPr>
      <w:r w:rsidRPr="000E0880">
        <w:rPr>
          <w:color w:val="auto"/>
          <w:sz w:val="28"/>
          <w:szCs w:val="24"/>
        </w:rPr>
        <w:t>Consent for publication</w:t>
      </w:r>
    </w:p>
    <w:p w14:paraId="3DC4DE9C" w14:textId="2C547C11" w:rsidR="00DB37C0" w:rsidRPr="000E0880" w:rsidRDefault="00DB37C0"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 xml:space="preserve">Not applicable </w:t>
      </w:r>
    </w:p>
    <w:p w14:paraId="45CE73E4" w14:textId="52675AFD" w:rsidR="00662989" w:rsidRPr="000E0880" w:rsidRDefault="00662989" w:rsidP="002665D0">
      <w:pPr>
        <w:pStyle w:val="Heading1"/>
        <w:rPr>
          <w:b/>
          <w:bCs/>
          <w:color w:val="auto"/>
          <w:sz w:val="32"/>
          <w:szCs w:val="28"/>
        </w:rPr>
      </w:pPr>
      <w:r w:rsidRPr="000E0880">
        <w:rPr>
          <w:b/>
          <w:bCs/>
          <w:color w:val="auto"/>
          <w:sz w:val="32"/>
          <w:szCs w:val="28"/>
        </w:rPr>
        <w:t>Availability of data and materials</w:t>
      </w:r>
    </w:p>
    <w:p w14:paraId="621A6A82" w14:textId="4C76E22D" w:rsidR="00433E6E" w:rsidRPr="000E0880" w:rsidRDefault="003E7C08" w:rsidP="00433E6E">
      <w:pPr>
        <w:spacing w:line="480" w:lineRule="auto"/>
        <w:ind w:firstLine="720"/>
        <w:rPr>
          <w:rFonts w:asciiTheme="majorBidi" w:hAnsiTheme="majorBidi" w:cstheme="majorBidi"/>
          <w:sz w:val="24"/>
          <w:szCs w:val="24"/>
        </w:rPr>
      </w:pPr>
      <w:r w:rsidRPr="000E0880">
        <w:rPr>
          <w:rFonts w:asciiTheme="majorBidi" w:hAnsiTheme="majorBidi" w:cstheme="majorBidi"/>
          <w:sz w:val="24"/>
          <w:szCs w:val="24"/>
        </w:rPr>
        <w:t xml:space="preserve">All data generated or analyzed during this study are included in this published article and its supplementary information files. </w:t>
      </w:r>
      <w:r w:rsidR="00361E0A" w:rsidRPr="000E0880">
        <w:rPr>
          <w:rFonts w:asciiTheme="majorBidi" w:hAnsiTheme="majorBidi" w:cstheme="majorBidi"/>
          <w:sz w:val="24"/>
          <w:szCs w:val="24"/>
        </w:rPr>
        <w:t>The datasets</w:t>
      </w:r>
      <w:r w:rsidR="00913021" w:rsidRPr="000E0880">
        <w:rPr>
          <w:rFonts w:asciiTheme="majorBidi" w:hAnsiTheme="majorBidi" w:cstheme="majorBidi"/>
          <w:sz w:val="24"/>
          <w:szCs w:val="24"/>
        </w:rPr>
        <w:t xml:space="preserve"> included in the analysis are publicly available </w:t>
      </w:r>
      <w:r w:rsidR="00AD269D" w:rsidRPr="000E0880">
        <w:rPr>
          <w:rFonts w:asciiTheme="majorBidi" w:hAnsiTheme="majorBidi" w:cstheme="majorBidi"/>
          <w:sz w:val="24"/>
          <w:szCs w:val="24"/>
        </w:rPr>
        <w:t>on</w:t>
      </w:r>
      <w:r w:rsidR="00913021" w:rsidRPr="000E0880">
        <w:rPr>
          <w:rFonts w:asciiTheme="majorBidi" w:hAnsiTheme="majorBidi" w:cstheme="majorBidi"/>
          <w:sz w:val="24"/>
          <w:szCs w:val="24"/>
        </w:rPr>
        <w:t xml:space="preserve"> </w:t>
      </w:r>
      <w:r w:rsidR="00684E8B" w:rsidRPr="000E0880">
        <w:rPr>
          <w:rFonts w:asciiTheme="majorBidi" w:hAnsiTheme="majorBidi" w:cstheme="majorBidi"/>
          <w:sz w:val="24"/>
          <w:szCs w:val="24"/>
        </w:rPr>
        <w:t xml:space="preserve">the </w:t>
      </w:r>
      <w:r w:rsidR="00913021" w:rsidRPr="000E0880">
        <w:rPr>
          <w:rFonts w:asciiTheme="majorBidi" w:hAnsiTheme="majorBidi" w:cstheme="majorBidi"/>
          <w:sz w:val="24"/>
          <w:szCs w:val="24"/>
        </w:rPr>
        <w:t>GEO database under the accessions</w:t>
      </w:r>
      <w:r w:rsidR="00AD269D" w:rsidRPr="000E0880">
        <w:rPr>
          <w:rFonts w:asciiTheme="majorBidi" w:hAnsiTheme="majorBidi" w:cstheme="majorBidi"/>
          <w:sz w:val="24"/>
          <w:szCs w:val="24"/>
        </w:rPr>
        <w:t xml:space="preserve"> of</w:t>
      </w:r>
      <w:r w:rsidR="00361E0A" w:rsidRPr="000E0880">
        <w:rPr>
          <w:rFonts w:asciiTheme="majorBidi" w:hAnsiTheme="majorBidi" w:cstheme="majorBidi"/>
          <w:sz w:val="24"/>
          <w:szCs w:val="24"/>
        </w:rPr>
        <w:t xml:space="preserve"> GSE153873, GSE68719, and GSE64810</w:t>
      </w:r>
      <w:r w:rsidR="00361E0A" w:rsidRPr="000E0880">
        <w:rPr>
          <w:rFonts w:asciiTheme="majorBidi" w:hAnsiTheme="majorBidi" w:cstheme="majorBidi"/>
          <w:sz w:val="24"/>
          <w:szCs w:val="24"/>
          <w:cs/>
        </w:rPr>
        <w:t>‎‎</w:t>
      </w:r>
      <w:r w:rsidR="00913021" w:rsidRPr="000E0880">
        <w:rPr>
          <w:rFonts w:asciiTheme="majorBidi" w:hAnsiTheme="majorBidi" w:cstheme="majorBidi"/>
          <w:sz w:val="24"/>
          <w:szCs w:val="24"/>
        </w:rPr>
        <w:t xml:space="preserve">. </w:t>
      </w:r>
      <w:r w:rsidR="00433E6E" w:rsidRPr="000E0880">
        <w:rPr>
          <w:rFonts w:asciiTheme="majorBidi" w:hAnsiTheme="majorBidi" w:cstheme="majorBidi"/>
          <w:sz w:val="24"/>
          <w:szCs w:val="24"/>
        </w:rPr>
        <w:t xml:space="preserve">The codes used to develop this article were written and </w:t>
      </w:r>
      <w:r w:rsidR="0071614E">
        <w:rPr>
          <w:rFonts w:asciiTheme="majorBidi" w:hAnsiTheme="majorBidi" w:cstheme="majorBidi"/>
          <w:sz w:val="24"/>
          <w:szCs w:val="24"/>
        </w:rPr>
        <w:t>run</w:t>
      </w:r>
      <w:r w:rsidR="00433E6E" w:rsidRPr="000E0880">
        <w:rPr>
          <w:rFonts w:asciiTheme="majorBidi" w:hAnsiTheme="majorBidi" w:cstheme="majorBidi"/>
          <w:sz w:val="24"/>
          <w:szCs w:val="24"/>
        </w:rPr>
        <w:t xml:space="preserve"> with R Notebook and </w:t>
      </w:r>
      <w:r w:rsidR="00394760" w:rsidRPr="000E0880">
        <w:rPr>
          <w:rFonts w:asciiTheme="majorBidi" w:hAnsiTheme="majorBidi" w:cstheme="majorBidi"/>
          <w:sz w:val="24"/>
          <w:szCs w:val="24"/>
        </w:rPr>
        <w:t xml:space="preserve">are </w:t>
      </w:r>
      <w:r w:rsidR="00433E6E" w:rsidRPr="000E0880">
        <w:rPr>
          <w:rFonts w:asciiTheme="majorBidi" w:hAnsiTheme="majorBidi" w:cstheme="majorBidi"/>
          <w:sz w:val="24"/>
          <w:szCs w:val="24"/>
        </w:rPr>
        <w:t>available online on GitHub</w:t>
      </w:r>
      <w:r w:rsidRPr="000E0880">
        <w:rPr>
          <w:sz w:val="24"/>
          <w:szCs w:val="21"/>
        </w:rPr>
        <w:t xml:space="preserve"> (</w:t>
      </w:r>
      <w:hyperlink r:id="rId22" w:history="1">
        <w:r w:rsidR="00A95088" w:rsidRPr="000E0880">
          <w:rPr>
            <w:rStyle w:val="Hyperlink"/>
            <w:color w:val="auto"/>
            <w:sz w:val="24"/>
            <w:szCs w:val="21"/>
          </w:rPr>
          <w:t>https://github.com/melsadany/Transcriptome-Analysis-for-Three-Neurodegenerative-Diseases-AD-PD-and-HD</w:t>
        </w:r>
      </w:hyperlink>
      <w:r w:rsidR="00A95088" w:rsidRPr="000E0880">
        <w:rPr>
          <w:sz w:val="24"/>
          <w:szCs w:val="21"/>
        </w:rPr>
        <w:t xml:space="preserve"> </w:t>
      </w:r>
      <w:r w:rsidRPr="000E0880">
        <w:rPr>
          <w:sz w:val="24"/>
          <w:szCs w:val="21"/>
        </w:rPr>
        <w:t>)</w:t>
      </w:r>
      <w:r w:rsidR="00433E6E" w:rsidRPr="000E0880">
        <w:rPr>
          <w:rFonts w:asciiTheme="majorBidi" w:hAnsiTheme="majorBidi" w:cstheme="majorBidi"/>
          <w:sz w:val="24"/>
          <w:szCs w:val="24"/>
        </w:rPr>
        <w:t>.</w:t>
      </w:r>
    </w:p>
    <w:p w14:paraId="1C40CD05" w14:textId="7FD43012" w:rsidR="00662989" w:rsidRPr="000E0880" w:rsidRDefault="00662989" w:rsidP="002665D0">
      <w:pPr>
        <w:pStyle w:val="Heading1"/>
        <w:rPr>
          <w:b/>
          <w:bCs/>
          <w:color w:val="auto"/>
          <w:sz w:val="32"/>
          <w:szCs w:val="28"/>
        </w:rPr>
      </w:pPr>
      <w:r w:rsidRPr="000E0880">
        <w:rPr>
          <w:b/>
          <w:bCs/>
          <w:color w:val="auto"/>
          <w:sz w:val="32"/>
          <w:szCs w:val="28"/>
        </w:rPr>
        <w:lastRenderedPageBreak/>
        <w:t>Competing interests</w:t>
      </w:r>
    </w:p>
    <w:p w14:paraId="0A451DE0" w14:textId="2BBFD0D4" w:rsidR="00DB37C0" w:rsidRPr="000E0880" w:rsidRDefault="00DB37C0"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The authors declare that they have no competing interests</w:t>
      </w:r>
    </w:p>
    <w:p w14:paraId="7D05EE76" w14:textId="01C32B78" w:rsidR="00662989" w:rsidRPr="000E0880" w:rsidRDefault="00662989" w:rsidP="002665D0">
      <w:pPr>
        <w:pStyle w:val="Heading1"/>
        <w:rPr>
          <w:b/>
          <w:bCs/>
          <w:color w:val="auto"/>
          <w:sz w:val="32"/>
          <w:szCs w:val="28"/>
        </w:rPr>
      </w:pPr>
      <w:r w:rsidRPr="000E0880">
        <w:rPr>
          <w:b/>
          <w:bCs/>
          <w:color w:val="auto"/>
          <w:sz w:val="32"/>
          <w:szCs w:val="28"/>
        </w:rPr>
        <w:t>Funding</w:t>
      </w:r>
    </w:p>
    <w:p w14:paraId="37675796" w14:textId="0D473AC6" w:rsidR="00DB37C0" w:rsidRPr="000E0880" w:rsidRDefault="00DB37C0" w:rsidP="002937D3">
      <w:pPr>
        <w:spacing w:line="480" w:lineRule="auto"/>
        <w:rPr>
          <w:rFonts w:asciiTheme="majorBidi" w:hAnsiTheme="majorBidi" w:cstheme="majorBidi"/>
          <w:sz w:val="24"/>
          <w:szCs w:val="24"/>
        </w:rPr>
      </w:pPr>
      <w:r w:rsidRPr="000E0880">
        <w:rPr>
          <w:rFonts w:asciiTheme="majorBidi" w:hAnsiTheme="majorBidi" w:cstheme="majorBidi"/>
          <w:sz w:val="24"/>
          <w:szCs w:val="24"/>
        </w:rPr>
        <w:t xml:space="preserve">Open access funding </w:t>
      </w:r>
      <w:r w:rsidR="00684E8B" w:rsidRPr="000E0880">
        <w:rPr>
          <w:rFonts w:asciiTheme="majorBidi" w:hAnsiTheme="majorBidi" w:cstheme="majorBidi"/>
          <w:sz w:val="24"/>
          <w:szCs w:val="24"/>
        </w:rPr>
        <w:t xml:space="preserve">is </w:t>
      </w:r>
      <w:r w:rsidRPr="000E0880">
        <w:rPr>
          <w:rFonts w:asciiTheme="majorBidi" w:hAnsiTheme="majorBidi" w:cstheme="majorBidi"/>
          <w:sz w:val="24"/>
          <w:szCs w:val="24"/>
        </w:rPr>
        <w:t>provided by The Science, Technology &amp; Innovation Funding</w:t>
      </w:r>
      <w:r w:rsidR="00E41F54" w:rsidRPr="000E0880">
        <w:rPr>
          <w:rFonts w:asciiTheme="majorBidi" w:hAnsiTheme="majorBidi" w:cstheme="majorBidi"/>
          <w:sz w:val="24"/>
          <w:szCs w:val="24"/>
        </w:rPr>
        <w:t xml:space="preserve"> </w:t>
      </w:r>
      <w:r w:rsidRPr="000E0880">
        <w:rPr>
          <w:rFonts w:asciiTheme="majorBidi" w:hAnsiTheme="majorBidi" w:cstheme="majorBidi"/>
          <w:sz w:val="24"/>
          <w:szCs w:val="24"/>
        </w:rPr>
        <w:t>Authority (STDF) in cooperation with The Egyptian Knowledge Bank (EKB).</w:t>
      </w:r>
    </w:p>
    <w:p w14:paraId="679A272A" w14:textId="77777777" w:rsidR="00662989" w:rsidRPr="000E0880" w:rsidRDefault="00662989" w:rsidP="002665D0">
      <w:pPr>
        <w:pStyle w:val="Heading1"/>
        <w:rPr>
          <w:b/>
          <w:bCs/>
          <w:color w:val="auto"/>
          <w:sz w:val="32"/>
          <w:szCs w:val="28"/>
        </w:rPr>
      </w:pPr>
      <w:r w:rsidRPr="000E0880">
        <w:rPr>
          <w:b/>
          <w:bCs/>
          <w:color w:val="auto"/>
          <w:sz w:val="32"/>
          <w:szCs w:val="28"/>
        </w:rPr>
        <w:t>Authors' contributions</w:t>
      </w:r>
    </w:p>
    <w:p w14:paraId="0382AC8A" w14:textId="49C67EBC" w:rsidR="00DB37C0" w:rsidRPr="000E0880" w:rsidRDefault="00DB37C0" w:rsidP="00DB37C0">
      <w:pPr>
        <w:spacing w:line="480" w:lineRule="auto"/>
        <w:rPr>
          <w:rFonts w:asciiTheme="majorBidi" w:hAnsiTheme="majorBidi" w:cstheme="majorBidi"/>
          <w:sz w:val="24"/>
          <w:szCs w:val="24"/>
        </w:rPr>
      </w:pPr>
      <w:r w:rsidRPr="000E0880">
        <w:rPr>
          <w:rFonts w:asciiTheme="majorBidi" w:hAnsiTheme="majorBidi" w:cstheme="majorBidi"/>
          <w:sz w:val="24"/>
          <w:szCs w:val="24"/>
        </w:rPr>
        <w:t>M.E. developed the pipeline, N.A. performed the biological analysis, E.B. conducted the project administration, M.E., N.A., and E.B. worked on the methodology, N.A., M.E. worked on the original draft preparation, E.B. conducted the manuscript review and editing</w:t>
      </w:r>
      <w:r w:rsidR="00361E0A" w:rsidRPr="000E0880">
        <w:rPr>
          <w:rFonts w:asciiTheme="majorBidi" w:hAnsiTheme="majorBidi" w:cstheme="majorBidi"/>
          <w:sz w:val="24"/>
          <w:szCs w:val="24"/>
        </w:rPr>
        <w:t>.</w:t>
      </w:r>
    </w:p>
    <w:p w14:paraId="7661E443" w14:textId="2ACAA439" w:rsidR="00361E0A" w:rsidRPr="000E0880" w:rsidRDefault="00684E8B" w:rsidP="00361E0A">
      <w:pPr>
        <w:pStyle w:val="Heading1"/>
        <w:rPr>
          <w:b/>
          <w:bCs/>
          <w:color w:val="auto"/>
          <w:sz w:val="32"/>
          <w:szCs w:val="28"/>
        </w:rPr>
      </w:pPr>
      <w:r w:rsidRPr="000E0880">
        <w:rPr>
          <w:b/>
          <w:bCs/>
          <w:color w:val="auto"/>
          <w:sz w:val="32"/>
          <w:szCs w:val="28"/>
        </w:rPr>
        <w:t>Acknowledgments</w:t>
      </w:r>
    </w:p>
    <w:p w14:paraId="5EF8CA7C" w14:textId="35CC32E8" w:rsidR="00361E0A" w:rsidRPr="000E0880" w:rsidRDefault="00361E0A" w:rsidP="00361E0A">
      <w:pPr>
        <w:rPr>
          <w:sz w:val="24"/>
          <w:szCs w:val="21"/>
        </w:rPr>
      </w:pPr>
      <w:r w:rsidRPr="000E0880">
        <w:rPr>
          <w:sz w:val="24"/>
          <w:szCs w:val="21"/>
        </w:rPr>
        <w:t xml:space="preserve">Not </w:t>
      </w:r>
      <w:r w:rsidR="00C35E97" w:rsidRPr="000E0880">
        <w:rPr>
          <w:sz w:val="24"/>
          <w:szCs w:val="21"/>
        </w:rPr>
        <w:t>A</w:t>
      </w:r>
      <w:r w:rsidRPr="000E0880">
        <w:rPr>
          <w:sz w:val="24"/>
          <w:szCs w:val="21"/>
        </w:rPr>
        <w:t>pplicable.</w:t>
      </w:r>
    </w:p>
    <w:p w14:paraId="5EE57CA1" w14:textId="0603C261" w:rsidR="00EC4AE4" w:rsidRPr="000E0880" w:rsidRDefault="00022735" w:rsidP="00EC4AE4">
      <w:pPr>
        <w:pStyle w:val="Heading1"/>
        <w:spacing w:line="480" w:lineRule="auto"/>
        <w:rPr>
          <w:rFonts w:eastAsiaTheme="minorHAnsi"/>
          <w:color w:val="auto"/>
          <w:sz w:val="24"/>
          <w:szCs w:val="24"/>
        </w:rPr>
      </w:pPr>
      <w:r w:rsidRPr="000E0880">
        <w:rPr>
          <w:color w:val="auto"/>
          <w:sz w:val="32"/>
          <w:szCs w:val="28"/>
        </w:rPr>
        <w:t>References</w:t>
      </w:r>
    </w:p>
    <w:p w14:paraId="6738A4BD" w14:textId="540FA0AE" w:rsidR="008F2674" w:rsidRPr="000E0880" w:rsidRDefault="00EC2BEA" w:rsidP="008F2674">
      <w:pPr>
        <w:widowControl w:val="0"/>
        <w:autoSpaceDE w:val="0"/>
        <w:autoSpaceDN w:val="0"/>
        <w:adjustRightInd w:val="0"/>
        <w:ind w:left="640" w:hanging="640"/>
        <w:rPr>
          <w:rFonts w:cs="Times New Roman"/>
          <w:noProof/>
          <w:sz w:val="24"/>
          <w:szCs w:val="21"/>
        </w:rPr>
      </w:pPr>
      <w:r w:rsidRPr="000E0880">
        <w:rPr>
          <w:sz w:val="24"/>
          <w:szCs w:val="21"/>
        </w:rPr>
        <w:fldChar w:fldCharType="begin" w:fldLock="1"/>
      </w:r>
      <w:r w:rsidRPr="000E0880">
        <w:rPr>
          <w:sz w:val="24"/>
          <w:szCs w:val="21"/>
        </w:rPr>
        <w:instrText xml:space="preserve">ADDIN Mendeley Bibliography CSL_BIBLIOGRAPHY </w:instrText>
      </w:r>
      <w:r w:rsidRPr="000E0880">
        <w:rPr>
          <w:sz w:val="24"/>
          <w:szCs w:val="21"/>
        </w:rPr>
        <w:fldChar w:fldCharType="separate"/>
      </w:r>
      <w:r w:rsidR="008F2674" w:rsidRPr="000E0880">
        <w:rPr>
          <w:rFonts w:cs="Times New Roman"/>
          <w:noProof/>
          <w:sz w:val="24"/>
          <w:szCs w:val="21"/>
        </w:rPr>
        <w:t xml:space="preserve">1. </w:t>
      </w:r>
      <w:r w:rsidR="008F2674" w:rsidRPr="000E0880">
        <w:rPr>
          <w:rFonts w:cs="Times New Roman"/>
          <w:noProof/>
          <w:sz w:val="24"/>
          <w:szCs w:val="21"/>
        </w:rPr>
        <w:tab/>
        <w:t xml:space="preserve">Feigin VL, Nichols E, Alam T, Bannick MS, Beghi E, Blake N, et al. Global, regional, and national burden of neurological disorders, 1990–2016: A systematic analysis for the global burden of disease study 2016. Lancet Neurol. 2019 May;18(5):459–80. </w:t>
      </w:r>
    </w:p>
    <w:p w14:paraId="0314E598"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 </w:t>
      </w:r>
      <w:r w:rsidRPr="000E0880">
        <w:rPr>
          <w:rFonts w:cs="Times New Roman"/>
          <w:noProof/>
          <w:sz w:val="24"/>
          <w:szCs w:val="21"/>
        </w:rPr>
        <w:tab/>
        <w:t xml:space="preserve">Hussain R, Zubair H, Pursell S, Shahab M. Neurodegenerative diseases: Regenerative mechanisms and novel therapeutic approaches. Brain Sci. 2018 Sep 15;8(9):177. </w:t>
      </w:r>
    </w:p>
    <w:p w14:paraId="53B8A028"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 </w:t>
      </w:r>
      <w:r w:rsidRPr="000E0880">
        <w:rPr>
          <w:rFonts w:cs="Times New Roman"/>
          <w:noProof/>
          <w:sz w:val="24"/>
          <w:szCs w:val="21"/>
        </w:rPr>
        <w:tab/>
        <w:t xml:space="preserve">Hou Y, Dan X, Babbar M, Wei Y, Hasselbalch SG, Croteau DL, et al. Ageing as a risk factor for neurodegenerative disease. Nat Rev Neurol. 2019 Oct 9;15(10):565–81. </w:t>
      </w:r>
    </w:p>
    <w:p w14:paraId="6CE4F14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 </w:t>
      </w:r>
      <w:r w:rsidRPr="000E0880">
        <w:rPr>
          <w:rFonts w:cs="Times New Roman"/>
          <w:noProof/>
          <w:sz w:val="24"/>
          <w:szCs w:val="21"/>
        </w:rPr>
        <w:tab/>
        <w:t xml:space="preserve">Ramanan VK, Saykin AJ. Pathways to neurodegeneration: Mechanistic insights from GWAS in Alzheimer’s disease, Parkinson’s disease, and related disorders. Am J Neurodegener Dis. 2013 Sep;2(3):145. </w:t>
      </w:r>
    </w:p>
    <w:p w14:paraId="26082979"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 </w:t>
      </w:r>
      <w:r w:rsidRPr="000E0880">
        <w:rPr>
          <w:rFonts w:cs="Times New Roman"/>
          <w:noProof/>
          <w:sz w:val="24"/>
          <w:szCs w:val="21"/>
        </w:rPr>
        <w:tab/>
        <w:t xml:space="preserve">Guo F, Liu X, Cai H, Le W. Autophagy in neurodegenerative diseases: pathogenesis and </w:t>
      </w:r>
      <w:r w:rsidRPr="000E0880">
        <w:rPr>
          <w:rFonts w:cs="Times New Roman"/>
          <w:noProof/>
          <w:sz w:val="24"/>
          <w:szCs w:val="21"/>
        </w:rPr>
        <w:lastRenderedPageBreak/>
        <w:t xml:space="preserve">therapy. Brain Pathol. 2018 Jan;28(1):3–13. </w:t>
      </w:r>
    </w:p>
    <w:p w14:paraId="222BDF4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 </w:t>
      </w:r>
      <w:r w:rsidRPr="000E0880">
        <w:rPr>
          <w:rFonts w:cs="Times New Roman"/>
          <w:noProof/>
          <w:sz w:val="24"/>
          <w:szCs w:val="21"/>
        </w:rPr>
        <w:tab/>
        <w:t xml:space="preserve">Briston T, Hicks AR. Mitochondrial dysfunction and neurodegenerative proteinopathies: Mechanisms and prospects for therapeutic intervention. Biochem Soc Trans. 2018 Aug;46(4):829–42. </w:t>
      </w:r>
    </w:p>
    <w:p w14:paraId="0822465F"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 </w:t>
      </w:r>
      <w:r w:rsidRPr="000E0880">
        <w:rPr>
          <w:rFonts w:cs="Times New Roman"/>
          <w:noProof/>
          <w:sz w:val="24"/>
          <w:szCs w:val="21"/>
        </w:rPr>
        <w:tab/>
        <w:t xml:space="preserve">Cairns NJ, Lee VM-Y, Trojanowski JQ. The cytoskeleton in neurodegenerative diseases. J Pathol. 2004 Nov;204(4):438–49. </w:t>
      </w:r>
    </w:p>
    <w:p w14:paraId="25F2633C"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8. </w:t>
      </w:r>
      <w:r w:rsidRPr="000E0880">
        <w:rPr>
          <w:rFonts w:cs="Times New Roman"/>
          <w:noProof/>
          <w:sz w:val="24"/>
          <w:szCs w:val="21"/>
        </w:rPr>
        <w:tab/>
        <w:t xml:space="preserve">Bredesen DE, Rao R V., Mehlen P. Cell death in the nervous system. Nature. 2006 Oct 18;443(7113):796–802. </w:t>
      </w:r>
    </w:p>
    <w:p w14:paraId="5ED5BB87"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9. </w:t>
      </w:r>
      <w:r w:rsidRPr="000E0880">
        <w:rPr>
          <w:rFonts w:cs="Times New Roman"/>
          <w:noProof/>
          <w:sz w:val="24"/>
          <w:szCs w:val="21"/>
        </w:rPr>
        <w:tab/>
        <w:t xml:space="preserve">Esteves AR, Arduíno DM, Silva DF, Viana SD, Pereira FC, Cardoso SM. Mitochondrial metabolism regulates microtubule acetylome and autophagy trough sirtuin-2: Impact for Parkinson’s disease. Mol Neurobiol. 2018 Feb 6;55(2):1440–62. </w:t>
      </w:r>
    </w:p>
    <w:p w14:paraId="488815D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10. </w:t>
      </w:r>
      <w:r w:rsidRPr="000E0880">
        <w:rPr>
          <w:rFonts w:cs="Times New Roman"/>
          <w:noProof/>
          <w:sz w:val="24"/>
          <w:szCs w:val="21"/>
        </w:rPr>
        <w:tab/>
        <w:t xml:space="preserve">Jomova K, Vondrakova D, Lawson M, Valko M. Metals, oxidative stress and neurodegenerative disorders. Mol Cell Biochem. 2010 Dec 22;345(1–2):91–104. </w:t>
      </w:r>
    </w:p>
    <w:p w14:paraId="27BBA7B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11. </w:t>
      </w:r>
      <w:r w:rsidRPr="000E0880">
        <w:rPr>
          <w:rFonts w:cs="Times New Roman"/>
          <w:noProof/>
          <w:sz w:val="24"/>
          <w:szCs w:val="21"/>
        </w:rPr>
        <w:tab/>
        <w:t xml:space="preserve">Smith DM. Could a common mechanism of protein degradation impairment underlie many neurodegenerative diseases? J Exp Neurosci. 2018 Jan 19;12:117906951879467. </w:t>
      </w:r>
    </w:p>
    <w:p w14:paraId="651EB914"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12. </w:t>
      </w:r>
      <w:r w:rsidRPr="000E0880">
        <w:rPr>
          <w:rFonts w:cs="Times New Roman"/>
          <w:noProof/>
          <w:sz w:val="24"/>
          <w:szCs w:val="21"/>
        </w:rPr>
        <w:tab/>
        <w:t xml:space="preserve">Thibaudeau TA, Anderson RT, Smith DM. A common mechanism of proteasome impairment by neurodegenerative disease-associated oligomers. Nat Commun. 2018 Dec 15;9(1):1097. </w:t>
      </w:r>
    </w:p>
    <w:p w14:paraId="66AF0FA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13. </w:t>
      </w:r>
      <w:r w:rsidRPr="000E0880">
        <w:rPr>
          <w:rFonts w:cs="Times New Roman"/>
          <w:noProof/>
          <w:sz w:val="24"/>
          <w:szCs w:val="21"/>
        </w:rPr>
        <w:tab/>
        <w:t xml:space="preserve">Elsadany M, Elghaish RA, Khalil AS, Ahmed AS, Mansour RH, Badr E, et al. Transcriptional analysis of nuclear-encoded mitochondrial genes in eight neurodegenerative disorders: The analysis of seven diseases in reference to Friedreich’s ataxia. Front Genet. 2021;12:749792. </w:t>
      </w:r>
    </w:p>
    <w:p w14:paraId="64F950C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14. </w:t>
      </w:r>
      <w:r w:rsidRPr="000E0880">
        <w:rPr>
          <w:rFonts w:cs="Times New Roman"/>
          <w:noProof/>
          <w:sz w:val="24"/>
          <w:szCs w:val="21"/>
        </w:rPr>
        <w:tab/>
        <w:t xml:space="preserve">Montero-Odasso M, Pieruccini-Faria F, Bartha R, Black SE, Finger E, Freedman M, et al. Motor phenotype in neurodegenerative disorders: Gait and balance platform study design protocol for the Ontario Neurodegenerative Research Initiative (ONDRI). J Alzheimers Dis. 2017;59(2):707–21. </w:t>
      </w:r>
    </w:p>
    <w:p w14:paraId="4B9C3EC7"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15. </w:t>
      </w:r>
      <w:r w:rsidRPr="000E0880">
        <w:rPr>
          <w:rFonts w:cs="Times New Roman"/>
          <w:noProof/>
          <w:sz w:val="24"/>
          <w:szCs w:val="21"/>
        </w:rPr>
        <w:tab/>
        <w:t xml:space="preserve">Kovacs G. Molecular pathological classification of neurodegenerative diseases: Turning </w:t>
      </w:r>
      <w:r w:rsidRPr="000E0880">
        <w:rPr>
          <w:rFonts w:cs="Times New Roman"/>
          <w:noProof/>
          <w:sz w:val="24"/>
          <w:szCs w:val="21"/>
        </w:rPr>
        <w:lastRenderedPageBreak/>
        <w:t xml:space="preserve">towards precision medicine. Int J Mol Sci. 2016 Feb 2;17(2):189. </w:t>
      </w:r>
    </w:p>
    <w:p w14:paraId="44212E6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16. </w:t>
      </w:r>
      <w:r w:rsidRPr="000E0880">
        <w:rPr>
          <w:rFonts w:cs="Times New Roman"/>
          <w:noProof/>
          <w:sz w:val="24"/>
          <w:szCs w:val="21"/>
        </w:rPr>
        <w:tab/>
        <w:t xml:space="preserve">Bloom GS. Amyloid-β and tau: The trigger and bullet in Alzheimer disease pathogenesis. JAMA Neurol. 2014 Apr;71(4):505–8. </w:t>
      </w:r>
    </w:p>
    <w:p w14:paraId="47FD5A7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17. </w:t>
      </w:r>
      <w:r w:rsidRPr="000E0880">
        <w:rPr>
          <w:rFonts w:cs="Times New Roman"/>
          <w:noProof/>
          <w:sz w:val="24"/>
          <w:szCs w:val="21"/>
        </w:rPr>
        <w:tab/>
        <w:t xml:space="preserve">Mathys H, Davila-Velderrain J, Peng Z, Gao F, Mohammadi S, Young JZ, et al. Single-cell transcriptomic analysis of Alzheimer’s disease. Nature. 2019 Jun 20;570(7761):332–7. </w:t>
      </w:r>
    </w:p>
    <w:p w14:paraId="5D855509"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18. </w:t>
      </w:r>
      <w:r w:rsidRPr="000E0880">
        <w:rPr>
          <w:rFonts w:cs="Times New Roman"/>
          <w:noProof/>
          <w:sz w:val="24"/>
          <w:szCs w:val="21"/>
        </w:rPr>
        <w:tab/>
        <w:t xml:space="preserve">Van der Perren A, Gelders G, Fenyi A, Bousset L, Brito F, Peelaerts W, et al. The structural differences between patient-derived α-synuclein strains dictate characteristics of Parkinson’s disease, multiple system atrophy and dementia with Lewy bodies. Acta Neuropathol. 2020 Jun 30;139(6):977–1000. </w:t>
      </w:r>
    </w:p>
    <w:p w14:paraId="5F1C1C20"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19. </w:t>
      </w:r>
      <w:r w:rsidRPr="000E0880">
        <w:rPr>
          <w:rFonts w:cs="Times New Roman"/>
          <w:noProof/>
          <w:sz w:val="24"/>
          <w:szCs w:val="21"/>
        </w:rPr>
        <w:tab/>
        <w:t xml:space="preserve">Miller DW, Hague SM, Clarimon J, Baptista M, Gwinn-Hardy K, Cookson MR, et al. α-Synuclein in blood and brain from familial Parkinson disease with SNCA locus triplication. Neurology. 2004 May;62(10):1835–8. </w:t>
      </w:r>
    </w:p>
    <w:p w14:paraId="546FDA0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20. </w:t>
      </w:r>
      <w:r w:rsidRPr="000E0880">
        <w:rPr>
          <w:rFonts w:cs="Times New Roman"/>
          <w:noProof/>
          <w:sz w:val="24"/>
          <w:szCs w:val="21"/>
        </w:rPr>
        <w:tab/>
        <w:t xml:space="preserve">Farrer M, Kachergus J, Forno L, Lincoln S, Wang D-S, Hulihan M, et al. Comparison of kindreds with parkinsonism and α-synuclein genomic multiplications. Ann Neurol. 2004 Feb;55(2):174–9. </w:t>
      </w:r>
    </w:p>
    <w:p w14:paraId="620B4528"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21. </w:t>
      </w:r>
      <w:r w:rsidRPr="000E0880">
        <w:rPr>
          <w:rFonts w:cs="Times New Roman"/>
          <w:noProof/>
          <w:sz w:val="24"/>
          <w:szCs w:val="21"/>
        </w:rPr>
        <w:tab/>
        <w:t xml:space="preserve">Wang C, Chen L, Yang Y, Zhang M, Wong G. Identification of potential blood biomarkers for Parkinson’s disease by gene expression and DNA methylation data integration analysis. Clin Epigenetics. 2019 Dec 11;11(1):24. </w:t>
      </w:r>
    </w:p>
    <w:p w14:paraId="656905D7"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22. </w:t>
      </w:r>
      <w:r w:rsidRPr="000E0880">
        <w:rPr>
          <w:rFonts w:cs="Times New Roman"/>
          <w:noProof/>
          <w:sz w:val="24"/>
          <w:szCs w:val="21"/>
        </w:rPr>
        <w:tab/>
        <w:t xml:space="preserve">Roos RA. Huntington’s disease: a clinical review. Orphanet J Rare Dis. 2010 Dec 20;5(1):40. </w:t>
      </w:r>
    </w:p>
    <w:p w14:paraId="0912020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23. </w:t>
      </w:r>
      <w:r w:rsidRPr="000E0880">
        <w:rPr>
          <w:rFonts w:cs="Times New Roman"/>
          <w:noProof/>
          <w:sz w:val="24"/>
          <w:szCs w:val="21"/>
        </w:rPr>
        <w:tab/>
        <w:t xml:space="preserve">Walker FO. Huntington’s disease. Lancet. 2007 Jan;369(9557):218–28. </w:t>
      </w:r>
    </w:p>
    <w:p w14:paraId="12E519E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24. </w:t>
      </w:r>
      <w:r w:rsidRPr="000E0880">
        <w:rPr>
          <w:rFonts w:cs="Times New Roman"/>
          <w:noProof/>
          <w:sz w:val="24"/>
          <w:szCs w:val="21"/>
        </w:rPr>
        <w:tab/>
        <w:t xml:space="preserve">Colpo GD, Rocha NP, Furr Stimming E, Teixeira AL. Gene expression profiling in Huntington’s disease: Does comorbidity with depressive symptoms matter? Int J Mol Sci. 2020 Nov 11;21(22):8474. </w:t>
      </w:r>
    </w:p>
    <w:p w14:paraId="7A200F8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25. </w:t>
      </w:r>
      <w:r w:rsidRPr="000E0880">
        <w:rPr>
          <w:rFonts w:cs="Times New Roman"/>
          <w:noProof/>
          <w:sz w:val="24"/>
          <w:szCs w:val="21"/>
        </w:rPr>
        <w:tab/>
        <w:t xml:space="preserve">Durães F, Pinto M, Sousa E. Old drugs as new treatments for neurodegenerative diseases. Pharmaceuticals. 2018 May 11;11(2):44. </w:t>
      </w:r>
    </w:p>
    <w:p w14:paraId="3AFFBE7A"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26. </w:t>
      </w:r>
      <w:r w:rsidRPr="000E0880">
        <w:rPr>
          <w:rFonts w:cs="Times New Roman"/>
          <w:noProof/>
          <w:sz w:val="24"/>
          <w:szCs w:val="21"/>
        </w:rPr>
        <w:tab/>
        <w:t xml:space="preserve">Chahrour M, Jung SY, Shaw C, Zhou X, Wong STC, Qin J, et al. MeCP2, a key contributor </w:t>
      </w:r>
      <w:r w:rsidRPr="000E0880">
        <w:rPr>
          <w:rFonts w:cs="Times New Roman"/>
          <w:noProof/>
          <w:sz w:val="24"/>
          <w:szCs w:val="21"/>
        </w:rPr>
        <w:lastRenderedPageBreak/>
        <w:t xml:space="preserve">to neurological disease, activates and represses transcription. Science. 2008 May 30;320(5880):1224–9. </w:t>
      </w:r>
    </w:p>
    <w:p w14:paraId="003B167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27. </w:t>
      </w:r>
      <w:r w:rsidRPr="000E0880">
        <w:rPr>
          <w:rFonts w:cs="Times New Roman"/>
          <w:noProof/>
          <w:sz w:val="24"/>
          <w:szCs w:val="21"/>
        </w:rPr>
        <w:tab/>
        <w:t xml:space="preserve">Wittrahm R, Takalo M, Marttinen M, Kuulasmaa T, Mäkinen P, Kemppainen S, et al. MECP2 increases the pro-inflammatory response of microglial cells and phosphorylation at serine 423 regulates neuronal gene expression upon neuroinflammation. Cells. 2021;10(4). </w:t>
      </w:r>
    </w:p>
    <w:p w14:paraId="75DA1D16"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28. </w:t>
      </w:r>
      <w:r w:rsidRPr="000E0880">
        <w:rPr>
          <w:rFonts w:cs="Times New Roman"/>
          <w:noProof/>
          <w:sz w:val="24"/>
          <w:szCs w:val="21"/>
        </w:rPr>
        <w:tab/>
        <w:t xml:space="preserve">Maphis NM, Jiang S, Binder J, Wright C, Gopalan B, Lamb BT, et al. Whole genome expression analysis in a mouse model of tauopathy identifies MECP2 as a possible regulator of tau pathology. Front Mol Neurosci. 2017;10:69. </w:t>
      </w:r>
    </w:p>
    <w:p w14:paraId="4B9ABBDF"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29. </w:t>
      </w:r>
      <w:r w:rsidRPr="000E0880">
        <w:rPr>
          <w:rFonts w:cs="Times New Roman"/>
          <w:noProof/>
          <w:sz w:val="24"/>
          <w:szCs w:val="21"/>
        </w:rPr>
        <w:tab/>
        <w:t xml:space="preserve">Zimmermann H. ATP and acetylcholine, equal brethren. Neurochem Int. 2008 Mar;52(4–5):634–48. </w:t>
      </w:r>
    </w:p>
    <w:p w14:paraId="0A262B0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30. </w:t>
      </w:r>
      <w:r w:rsidRPr="000E0880">
        <w:rPr>
          <w:rFonts w:cs="Times New Roman"/>
          <w:noProof/>
          <w:sz w:val="24"/>
          <w:szCs w:val="21"/>
        </w:rPr>
        <w:tab/>
        <w:t xml:space="preserve">Behl C. Apoptosis and Alzheimer’s disease. J Neural Transm. 2000 Nov 8;107(11):1325–44. </w:t>
      </w:r>
    </w:p>
    <w:p w14:paraId="754CD320"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31. </w:t>
      </w:r>
      <w:r w:rsidRPr="000E0880">
        <w:rPr>
          <w:rFonts w:cs="Times New Roman"/>
          <w:noProof/>
          <w:sz w:val="24"/>
          <w:szCs w:val="21"/>
        </w:rPr>
        <w:tab/>
        <w:t xml:space="preserve">Gupta S, You P, SenGupta T, Nilsen H, Sharma K. Crosstalk between different DNA repair pathways contributes to neurodegenerative diseases. Biology (Basel). 2021 Feb 19;10(2):163. </w:t>
      </w:r>
    </w:p>
    <w:p w14:paraId="1F4C65F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32. </w:t>
      </w:r>
      <w:r w:rsidRPr="000E0880">
        <w:rPr>
          <w:rFonts w:cs="Times New Roman"/>
          <w:noProof/>
          <w:sz w:val="24"/>
          <w:szCs w:val="21"/>
        </w:rPr>
        <w:tab/>
        <w:t xml:space="preserve">Mueller KA, Glajch KE, Huizenga MN, Wilson RA, Granucci EJ, Dios AM, et al. Hippo signaling pathway dysregulation in human Huntington’s disease brain and neuronal stem cells. Sci Rep. 2018 Dec 27;8(1):11355. </w:t>
      </w:r>
    </w:p>
    <w:p w14:paraId="50EF970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33. </w:t>
      </w:r>
      <w:r w:rsidRPr="000E0880">
        <w:rPr>
          <w:rFonts w:cs="Times New Roman"/>
          <w:noProof/>
          <w:sz w:val="24"/>
          <w:szCs w:val="21"/>
        </w:rPr>
        <w:tab/>
        <w:t xml:space="preserve">Ito T, Matsubara D, Tanaka I, Makiya K, Tanei Z, Kumagai Y, et al. Loss of YAP1 defines neuroendocrine differentiation of lung tumors. Cancer Sci. 2016 Oct;107(10):1527. </w:t>
      </w:r>
    </w:p>
    <w:p w14:paraId="1280F402"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34. </w:t>
      </w:r>
      <w:r w:rsidRPr="000E0880">
        <w:rPr>
          <w:rFonts w:cs="Times New Roman"/>
          <w:noProof/>
          <w:sz w:val="24"/>
          <w:szCs w:val="21"/>
        </w:rPr>
        <w:tab/>
        <w:t xml:space="preserve">Chang JR, Ghafouri M, Mukerjee R, Bagashev A, Chabrashvili T, Sawaya BE. Role of p53 in neurodegenerative diseases. Neurodegener Dis. 2012;9(2):68–80. </w:t>
      </w:r>
    </w:p>
    <w:p w14:paraId="781DA0C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35. </w:t>
      </w:r>
      <w:r w:rsidRPr="000E0880">
        <w:rPr>
          <w:rFonts w:cs="Times New Roman"/>
          <w:noProof/>
          <w:sz w:val="24"/>
          <w:szCs w:val="21"/>
        </w:rPr>
        <w:tab/>
        <w:t xml:space="preserve">Freitas AE, Neis VB, Rodrigues ALS. Agmatine, a potential novel therapeutic strategy for depression. Eur Neuropsychopharmacol. 2016 Dec;26(12):1885–99. </w:t>
      </w:r>
    </w:p>
    <w:p w14:paraId="23ACF68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36. </w:t>
      </w:r>
      <w:r w:rsidRPr="000E0880">
        <w:rPr>
          <w:rFonts w:cs="Times New Roman"/>
          <w:noProof/>
          <w:sz w:val="24"/>
          <w:szCs w:val="21"/>
        </w:rPr>
        <w:tab/>
        <w:t xml:space="preserve">Morris BJ, Willcox DC, Donlon TA, Willcox BJ. FOXO3: A major gene for human longevity--A mini-review. Gerontology. 2015;61(6):515–25. </w:t>
      </w:r>
    </w:p>
    <w:p w14:paraId="3D79D6B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37. </w:t>
      </w:r>
      <w:r w:rsidRPr="000E0880">
        <w:rPr>
          <w:rFonts w:cs="Times New Roman"/>
          <w:noProof/>
          <w:sz w:val="24"/>
          <w:szCs w:val="21"/>
        </w:rPr>
        <w:tab/>
        <w:t xml:space="preserve">Du S, Zheng H. Role of FoxO transcription factors in aging and age-related metabolic and </w:t>
      </w:r>
      <w:r w:rsidRPr="000E0880">
        <w:rPr>
          <w:rFonts w:cs="Times New Roman"/>
          <w:noProof/>
          <w:sz w:val="24"/>
          <w:szCs w:val="21"/>
        </w:rPr>
        <w:lastRenderedPageBreak/>
        <w:t xml:space="preserve">neurodegenerative diseases. Cell Biosci. 2021;11(1):1–17. </w:t>
      </w:r>
    </w:p>
    <w:p w14:paraId="062FA74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38. </w:t>
      </w:r>
      <w:r w:rsidRPr="000E0880">
        <w:rPr>
          <w:rFonts w:cs="Times New Roman"/>
          <w:noProof/>
          <w:sz w:val="24"/>
          <w:szCs w:val="21"/>
        </w:rPr>
        <w:tab/>
        <w:t xml:space="preserve">Zhang Y-L, Wang R-C, Cheng K, Ring BZ, Su L. Roles of Rap1 signaling in tumor cell migration and invasion. Cancer Biol Med. 2017 Feb;14(1):90–9. </w:t>
      </w:r>
    </w:p>
    <w:p w14:paraId="6D31962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39. </w:t>
      </w:r>
      <w:r w:rsidRPr="000E0880">
        <w:rPr>
          <w:rFonts w:cs="Times New Roman"/>
          <w:noProof/>
          <w:sz w:val="24"/>
          <w:szCs w:val="21"/>
        </w:rPr>
        <w:tab/>
        <w:t xml:space="preserve">McCoy MK, Tansey MG. TNF signaling inhibition in the CNS: implications for normal brain function and neurodegenerative disease. J Neuroinflammation. 2008 Oct 17;5:45. </w:t>
      </w:r>
    </w:p>
    <w:p w14:paraId="225B237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40. </w:t>
      </w:r>
      <w:r w:rsidRPr="000E0880">
        <w:rPr>
          <w:rFonts w:cs="Times New Roman"/>
          <w:noProof/>
          <w:sz w:val="24"/>
          <w:szCs w:val="21"/>
        </w:rPr>
        <w:tab/>
        <w:t xml:space="preserve">Martin R. Targeting fibrin in neurodegeneration. Nat Immunol. 2018;19(11):1149–50. </w:t>
      </w:r>
    </w:p>
    <w:p w14:paraId="1D6BCA39"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41. </w:t>
      </w:r>
      <w:r w:rsidRPr="000E0880">
        <w:rPr>
          <w:rFonts w:cs="Times New Roman"/>
          <w:noProof/>
          <w:sz w:val="24"/>
          <w:szCs w:val="21"/>
        </w:rPr>
        <w:tab/>
        <w:t xml:space="preserve">Hu W, Yang Z, Yang W, Han M, Xu B, Yu Z, et al. Roles of forkhead box O (FoxO) transcription factors in neurodegenerative diseases: A panoramic view. Prog Neurobiol. 2019;181:101645. </w:t>
      </w:r>
    </w:p>
    <w:p w14:paraId="4B399F35"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42. </w:t>
      </w:r>
      <w:r w:rsidRPr="000E0880">
        <w:rPr>
          <w:rFonts w:cs="Times New Roman"/>
          <w:noProof/>
          <w:sz w:val="24"/>
          <w:szCs w:val="21"/>
        </w:rPr>
        <w:tab/>
        <w:t xml:space="preserve">Cymerman IA, Chung I, Beckmann BM, Bujnicki JM, Meiss G. EXOG, a novel paralog of Endonuclease G in higher eukaryotes. Nucleic Acids Res. 2008 Mar;36(4):1369–79. </w:t>
      </w:r>
    </w:p>
    <w:p w14:paraId="7C9D9E6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43. </w:t>
      </w:r>
      <w:r w:rsidRPr="000E0880">
        <w:rPr>
          <w:rFonts w:cs="Times New Roman"/>
          <w:noProof/>
          <w:sz w:val="24"/>
          <w:szCs w:val="21"/>
        </w:rPr>
        <w:tab/>
        <w:t xml:space="preserve">Cooper PC, Hill M, Maclean RM. The phenotypic and genetic assessment of protein C deficiency. Int J Lab Hematol. 2012 Aug;34(4):336–46. </w:t>
      </w:r>
    </w:p>
    <w:p w14:paraId="45D3A43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44. </w:t>
      </w:r>
      <w:r w:rsidRPr="000E0880">
        <w:rPr>
          <w:rFonts w:cs="Times New Roman"/>
          <w:noProof/>
          <w:sz w:val="24"/>
          <w:szCs w:val="21"/>
        </w:rPr>
        <w:tab/>
        <w:t xml:space="preserve">Okun E, Griffioen KJ, Lathia JD, Tang S-C, Mattson MP, Arumugam T V. Toll-like receptors in neurodegeneration. Brain Res Rev. 2009;59(2):278–292. </w:t>
      </w:r>
    </w:p>
    <w:p w14:paraId="634F01E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45. </w:t>
      </w:r>
      <w:r w:rsidRPr="000E0880">
        <w:rPr>
          <w:rFonts w:cs="Times New Roman"/>
          <w:noProof/>
          <w:sz w:val="24"/>
          <w:szCs w:val="21"/>
        </w:rPr>
        <w:tab/>
        <w:t xml:space="preserve">Di Pardo A, Ciaglia E, Cattaneo M, Maciag A, Montella F, Lopardo V, et al. The longevity-associated variant of BPIFB4 improves a CXCR4-mediated striatum–microglia crosstalk preventing disease progression in a mouse model of Huntington’s disease. Cell Death Dis. 2020;11(7). </w:t>
      </w:r>
    </w:p>
    <w:p w14:paraId="69080E45"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46. </w:t>
      </w:r>
      <w:r w:rsidRPr="000E0880">
        <w:rPr>
          <w:rFonts w:cs="Times New Roman"/>
          <w:noProof/>
          <w:sz w:val="24"/>
          <w:szCs w:val="21"/>
        </w:rPr>
        <w:tab/>
        <w:t xml:space="preserve">Zhou J, Deng Y, Li F, Yin C, Shi J, Gong Q. Icariside II attenuates lipopolysaccharide-induced neuroinflammation through inhibiting TLR4/MyD88/NF-κB pathway in rats. Biomed Pharmacother. 2019 Mar;111:315–24. </w:t>
      </w:r>
    </w:p>
    <w:p w14:paraId="75185EB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47. </w:t>
      </w:r>
      <w:r w:rsidRPr="000E0880">
        <w:rPr>
          <w:rFonts w:cs="Times New Roman"/>
          <w:noProof/>
          <w:sz w:val="24"/>
          <w:szCs w:val="21"/>
        </w:rPr>
        <w:tab/>
        <w:t xml:space="preserve">Wu Y, Hu Y, Wang B, Li S, Ma C, Liu X, et al. Dopamine uses the DRD5-ARRB2-PP2A signaling axis to block the TRAF6-mediated NF-κB pathway and suppress systemic inflammation. Mol Cell. 2020;78(1):42-56.e6. </w:t>
      </w:r>
    </w:p>
    <w:p w14:paraId="42F71AD4"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48. </w:t>
      </w:r>
      <w:r w:rsidRPr="000E0880">
        <w:rPr>
          <w:rFonts w:cs="Times New Roman"/>
          <w:noProof/>
          <w:sz w:val="24"/>
          <w:szCs w:val="21"/>
        </w:rPr>
        <w:tab/>
        <w:t xml:space="preserve">Wang Z, Chen Q, Wang J, Yu L, Chen L. Sulforaphane mitigates LPS-induced neuroinflammation through modulation of Cezanne/NF-κB signalling. Life Sci. 2020 </w:t>
      </w:r>
      <w:r w:rsidRPr="000E0880">
        <w:rPr>
          <w:rFonts w:cs="Times New Roman"/>
          <w:noProof/>
          <w:sz w:val="24"/>
          <w:szCs w:val="21"/>
        </w:rPr>
        <w:lastRenderedPageBreak/>
        <w:t xml:space="preserve">Dec;262:118519. </w:t>
      </w:r>
    </w:p>
    <w:p w14:paraId="1CCD0A4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49. </w:t>
      </w:r>
      <w:r w:rsidRPr="000E0880">
        <w:rPr>
          <w:rFonts w:cs="Times New Roman"/>
          <w:noProof/>
          <w:sz w:val="24"/>
          <w:szCs w:val="21"/>
        </w:rPr>
        <w:tab/>
        <w:t xml:space="preserve">Jha NK, Jha SK, Kar R, Nand P, Swati K, Goswami VK. Nuclear factor-kappa β as a therapeutic target for Alzheimer’s disease. J Neurochem. 2019;150(2):113–37. </w:t>
      </w:r>
    </w:p>
    <w:p w14:paraId="010F7E9E"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50. </w:t>
      </w:r>
      <w:r w:rsidRPr="000E0880">
        <w:rPr>
          <w:rFonts w:cs="Times New Roman"/>
          <w:noProof/>
          <w:sz w:val="24"/>
          <w:szCs w:val="21"/>
        </w:rPr>
        <w:tab/>
        <w:t xml:space="preserve">Dainichi T, Matsumoto R, Mostafa A, Kabashima K. Immune control by TRAF6-mediated pathways of epithelial cells in the EIME (Epithelial Immune Microenvironment). Front Immunol. 2019;10:1107. </w:t>
      </w:r>
    </w:p>
    <w:p w14:paraId="4A791172"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51. </w:t>
      </w:r>
      <w:r w:rsidRPr="000E0880">
        <w:rPr>
          <w:rFonts w:cs="Times New Roman"/>
          <w:noProof/>
          <w:sz w:val="24"/>
          <w:szCs w:val="21"/>
        </w:rPr>
        <w:tab/>
        <w:t xml:space="preserve">Shi J-H, Sun S-C. Tumor necrosis factor receptor-associated factor regulation of nuclear factor κB and mitogen-activated protein kinase pathways. Front Immunol. 2018;9:1849. </w:t>
      </w:r>
    </w:p>
    <w:p w14:paraId="219F160A"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52. </w:t>
      </w:r>
      <w:r w:rsidRPr="000E0880">
        <w:rPr>
          <w:rFonts w:cs="Times New Roman"/>
          <w:noProof/>
          <w:sz w:val="24"/>
          <w:szCs w:val="21"/>
        </w:rPr>
        <w:tab/>
        <w:t xml:space="preserve">Pal R, Tiwari PC, Nath R, Pant KK. Role of neuroinflammation and latent transcription factors in pathogenesis of Parkinson’s disease. Neurol Res. 2016;38(12):1111–22. </w:t>
      </w:r>
    </w:p>
    <w:p w14:paraId="6F1D317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53. </w:t>
      </w:r>
      <w:r w:rsidRPr="000E0880">
        <w:rPr>
          <w:rFonts w:cs="Times New Roman"/>
          <w:noProof/>
          <w:sz w:val="24"/>
          <w:szCs w:val="21"/>
        </w:rPr>
        <w:tab/>
        <w:t xml:space="preserve">Yamamoto M, Gohda J, Akiyama T, Inoue JI. TNF receptor-associated factor 6 (TRAF6) plays crucial roles in multiple biological systems through polyubiquitination-mediated NF-қB activation. Proc Japan Acad Ser B Phys Biol Sci. 2021;37(4):145–60. </w:t>
      </w:r>
    </w:p>
    <w:p w14:paraId="4E003032"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54. </w:t>
      </w:r>
      <w:r w:rsidRPr="000E0880">
        <w:rPr>
          <w:rFonts w:cs="Times New Roman"/>
          <w:noProof/>
          <w:sz w:val="24"/>
          <w:szCs w:val="21"/>
        </w:rPr>
        <w:tab/>
        <w:t xml:space="preserve">Hayden M, Ghosh S. Regulation of NF-κB by TNF family cytokines. Semin Immunol. 2014;26(3):253–266. </w:t>
      </w:r>
    </w:p>
    <w:p w14:paraId="7845D962"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55. </w:t>
      </w:r>
      <w:r w:rsidRPr="000E0880">
        <w:rPr>
          <w:rFonts w:cs="Times New Roman"/>
          <w:noProof/>
          <w:sz w:val="24"/>
          <w:szCs w:val="21"/>
        </w:rPr>
        <w:tab/>
        <w:t xml:space="preserve">Cui Y, Wang Y, Zhao D, Feng X, Zhang L, Liu C. Loganin prevents BV-2 microglia cells from Aβ1-42-induced inflammation via regulating TLR4/TRAF6/NF-κB axis. Cell Biol Int. 2018;42(12):1632–42. </w:t>
      </w:r>
    </w:p>
    <w:p w14:paraId="2AB18208"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56. </w:t>
      </w:r>
      <w:r w:rsidRPr="000E0880">
        <w:rPr>
          <w:rFonts w:cs="Times New Roman"/>
          <w:noProof/>
          <w:sz w:val="24"/>
          <w:szCs w:val="21"/>
        </w:rPr>
        <w:tab/>
        <w:t xml:space="preserve">Ge YT, Zhong AQ, Xu GF, Lu Y. Resveratrol protects BV2 mouse microglial cells against LPS-induced inflammatory injury by altering the miR-146a-5p/TRAF6/NF-κB axis. Immunopharmacol Immunotoxicol. 2019;41(5):549–57. </w:t>
      </w:r>
    </w:p>
    <w:p w14:paraId="76D64971"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57. </w:t>
      </w:r>
      <w:r w:rsidRPr="000E0880">
        <w:rPr>
          <w:rFonts w:cs="Times New Roman"/>
          <w:noProof/>
          <w:sz w:val="24"/>
          <w:szCs w:val="21"/>
        </w:rPr>
        <w:tab/>
        <w:t xml:space="preserve">Wang S, Zhang X, Zhai L, Sheng X, Zheng W, Chu H, et al. Atorvastatin attenuates cognitive deficits and neuroinflammation induced by Aβ1–42 involving modulation of TLR4/TRAF6/NF-κB pathway. J Mol Neurosci. 2018;64(3):363–73. </w:t>
      </w:r>
    </w:p>
    <w:p w14:paraId="15CC5A68"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58. </w:t>
      </w:r>
      <w:r w:rsidRPr="000E0880">
        <w:rPr>
          <w:rFonts w:cs="Times New Roman"/>
          <w:noProof/>
          <w:sz w:val="24"/>
          <w:szCs w:val="21"/>
        </w:rPr>
        <w:tab/>
        <w:t xml:space="preserve">Houck AL, Seddighi S, Driver JA. At the crossroads between neurodegeneration and cancer: A review of overlapping biology and its implications. Curr Aging Sci. 2018;11(2):77–89. </w:t>
      </w:r>
    </w:p>
    <w:p w14:paraId="5BB5000D"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lastRenderedPageBreak/>
        <w:t xml:space="preserve">59. </w:t>
      </w:r>
      <w:r w:rsidRPr="000E0880">
        <w:rPr>
          <w:rFonts w:cs="Times New Roman"/>
          <w:noProof/>
          <w:sz w:val="24"/>
          <w:szCs w:val="21"/>
        </w:rPr>
        <w:tab/>
        <w:t xml:space="preserve">Shafi O. Inverse relationship between Alzheimer’s disease and cancer, and other factors contributing to Alzheimer’s disease: A systematic review. BMC Neurol. 2016;16(1):1–17. </w:t>
      </w:r>
    </w:p>
    <w:p w14:paraId="49CFDC5F"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60. </w:t>
      </w:r>
      <w:r w:rsidRPr="000E0880">
        <w:rPr>
          <w:rFonts w:cs="Times New Roman"/>
          <w:noProof/>
          <w:sz w:val="24"/>
          <w:szCs w:val="21"/>
        </w:rPr>
        <w:tab/>
        <w:t xml:space="preserve">Yano T, Ito K, Fukamachi H, Chi X-Z, Wee H-J, Inoue K, et al. The RUNX3 tumor suppressor upregulates Bim in gastric epithelial cells undergoing transforming growth factor beta-induced apoptosis. Mol Cell Biol. 2006 Jun;26(12):4474–88. </w:t>
      </w:r>
    </w:p>
    <w:p w14:paraId="464606B2"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61. </w:t>
      </w:r>
      <w:r w:rsidRPr="000E0880">
        <w:rPr>
          <w:rFonts w:cs="Times New Roman"/>
          <w:noProof/>
          <w:sz w:val="24"/>
          <w:szCs w:val="21"/>
        </w:rPr>
        <w:tab/>
        <w:t xml:space="preserve">Tong DD, Jiang Y, Li M, Kong D, Meng XN, Zhao YZ, et al. RUNX3 inhibits cell proliferation and induces apoptosis by TGF-β-dependent and-independent mechanisms in human colon carcinoma cells. Pathobiology. 2009;76(4):163–9. </w:t>
      </w:r>
    </w:p>
    <w:p w14:paraId="077BC0DF"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62. </w:t>
      </w:r>
      <w:r w:rsidRPr="000E0880">
        <w:rPr>
          <w:rFonts w:cs="Times New Roman"/>
          <w:noProof/>
          <w:sz w:val="24"/>
          <w:szCs w:val="21"/>
        </w:rPr>
        <w:tab/>
        <w:t xml:space="preserve">Inoue K ichi, Ozaki S, Shiga T, Ito K, Masuda T, Okado N, et al. Runx3 controls the axonal projection of proprioceptive dorsal root ganglion neurons. Nat Neurosci. 2002;5(10):946–54. </w:t>
      </w:r>
    </w:p>
    <w:p w14:paraId="31A2D53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63. </w:t>
      </w:r>
      <w:r w:rsidRPr="000E0880">
        <w:rPr>
          <w:rFonts w:cs="Times New Roman"/>
          <w:noProof/>
          <w:sz w:val="24"/>
          <w:szCs w:val="21"/>
        </w:rPr>
        <w:tab/>
        <w:t xml:space="preserve">Boto P, Csuth TI, Szatmaria I. RUNX3-mediated immune cell development and maturation. Crit Rev Immunol. 2018;38(1):63–78. </w:t>
      </w:r>
    </w:p>
    <w:p w14:paraId="4ED9C31E"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64. </w:t>
      </w:r>
      <w:r w:rsidRPr="000E0880">
        <w:rPr>
          <w:rFonts w:cs="Times New Roman"/>
          <w:noProof/>
          <w:sz w:val="24"/>
          <w:szCs w:val="21"/>
        </w:rPr>
        <w:tab/>
        <w:t xml:space="preserve">Meng G, Zhong X, Mei H. A systematic investigation into aging related genes in brain and their relationship with Alzheimer’s disease. PLoS One. 2016;11(3):1–17. </w:t>
      </w:r>
    </w:p>
    <w:p w14:paraId="131F3B94"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65. </w:t>
      </w:r>
      <w:r w:rsidRPr="000E0880">
        <w:rPr>
          <w:rFonts w:cs="Times New Roman"/>
          <w:noProof/>
          <w:sz w:val="24"/>
          <w:szCs w:val="21"/>
        </w:rPr>
        <w:tab/>
        <w:t xml:space="preserve">Habib R, Noureen N, Nadeem N. Decoding common features of neurodegenerative disorders: From differentially expressed genes to pathways. Curr Genomics. 2018;19(4):300–12. </w:t>
      </w:r>
    </w:p>
    <w:p w14:paraId="303D62E6"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66. </w:t>
      </w:r>
      <w:r w:rsidRPr="000E0880">
        <w:rPr>
          <w:rFonts w:cs="Times New Roman"/>
          <w:noProof/>
          <w:sz w:val="24"/>
          <w:szCs w:val="21"/>
        </w:rPr>
        <w:tab/>
        <w:t xml:space="preserve">Tavassoly O, Sato T, Tavassoly I. Inhibition of brain epidermal growth factor receptor activation: A novel target in neurodegenerative diseases and brain injuries. Mol Pharmacol. 2020;98(1):13–22. </w:t>
      </w:r>
    </w:p>
    <w:p w14:paraId="3E07EBFE"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67. </w:t>
      </w:r>
      <w:r w:rsidRPr="000E0880">
        <w:rPr>
          <w:rFonts w:cs="Times New Roman"/>
          <w:noProof/>
          <w:sz w:val="24"/>
          <w:szCs w:val="21"/>
        </w:rPr>
        <w:tab/>
        <w:t xml:space="preserve">Edgar R, Domrachev M, Lash AE. Gene Expression Omnibus: NCBI gene expression and hybridization array data repository. Nucleic Acids Res. 2002 Jan 1;30(1):207–10. </w:t>
      </w:r>
    </w:p>
    <w:p w14:paraId="50F55254"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68. </w:t>
      </w:r>
      <w:r w:rsidRPr="000E0880">
        <w:rPr>
          <w:rFonts w:cs="Times New Roman"/>
          <w:noProof/>
          <w:sz w:val="24"/>
          <w:szCs w:val="21"/>
        </w:rPr>
        <w:tab/>
        <w:t xml:space="preserve">Nativio R, Lan Y, Donahue G, Sidoli S, Berson A, Srinivasan AR, et al. An integrated multi-omics approach identifies epigenetic alterations associated with Alzheimer’s disease. Nat Genet. 2020 Oct 28;52(10):1024–35. </w:t>
      </w:r>
    </w:p>
    <w:p w14:paraId="6E643F4C"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69. </w:t>
      </w:r>
      <w:r w:rsidRPr="000E0880">
        <w:rPr>
          <w:rFonts w:cs="Times New Roman"/>
          <w:noProof/>
          <w:sz w:val="24"/>
          <w:szCs w:val="21"/>
        </w:rPr>
        <w:tab/>
        <w:t xml:space="preserve">Dumitriu A, Golji J, Labadorf AT, Gao B, Beach TG, Myers RH, et al. Integrative analyses </w:t>
      </w:r>
      <w:r w:rsidRPr="000E0880">
        <w:rPr>
          <w:rFonts w:cs="Times New Roman"/>
          <w:noProof/>
          <w:sz w:val="24"/>
          <w:szCs w:val="21"/>
        </w:rPr>
        <w:lastRenderedPageBreak/>
        <w:t xml:space="preserve">of proteomics and RNA transcriptomics implicate mitochondrial processes, protein folding pathways and GWAS loci in Parkinson disease. BMC Med Genomics. 2015 Dec 21;9(1):5. </w:t>
      </w:r>
    </w:p>
    <w:p w14:paraId="16DD3E33"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70. </w:t>
      </w:r>
      <w:r w:rsidRPr="000E0880">
        <w:rPr>
          <w:rFonts w:cs="Times New Roman"/>
          <w:noProof/>
          <w:sz w:val="24"/>
          <w:szCs w:val="21"/>
        </w:rPr>
        <w:tab/>
        <w:t xml:space="preserve">Labadorf A, Hoss AG, Lagomarsino V, Latourelle JC, Hadzi TC, Bregu J, et al. RNA sequence analysis of human Huntington disease brain reveals an extensive increase in inflammatory and developmental gene expression. PLoS One. 2015 Dec 4;10(12):e0143563. </w:t>
      </w:r>
    </w:p>
    <w:p w14:paraId="40A7DA1B"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71. </w:t>
      </w:r>
      <w:r w:rsidRPr="000E0880">
        <w:rPr>
          <w:rFonts w:cs="Times New Roman"/>
          <w:noProof/>
          <w:sz w:val="24"/>
          <w:szCs w:val="21"/>
        </w:rPr>
        <w:tab/>
        <w:t xml:space="preserve">Fabregat A, Sidiropoulos K, Garapati P, Gillespie M, Hausmann K, Haw R, et al. The reactome pathway knowledgebase. Nucleic Acids Res. 2016;44(D1):D481–7. </w:t>
      </w:r>
    </w:p>
    <w:p w14:paraId="026724C4"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72. </w:t>
      </w:r>
      <w:r w:rsidRPr="000E0880">
        <w:rPr>
          <w:rFonts w:cs="Times New Roman"/>
          <w:noProof/>
          <w:sz w:val="24"/>
          <w:szCs w:val="21"/>
        </w:rPr>
        <w:tab/>
        <w:t xml:space="preserve">Love MI, Huber W, Anders S. Moderated estimation of fold change and dispersion for RNA-seq data with DESeq2. Genome Biol. 2014 Dec 5;15(12):550. </w:t>
      </w:r>
    </w:p>
    <w:p w14:paraId="49FA1658"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73. </w:t>
      </w:r>
      <w:r w:rsidRPr="000E0880">
        <w:rPr>
          <w:rFonts w:cs="Times New Roman"/>
          <w:noProof/>
          <w:sz w:val="24"/>
          <w:szCs w:val="21"/>
        </w:rPr>
        <w:tab/>
        <w:t xml:space="preserve">Carlson M. org.Hs.eg.db: Genome wide annotation for Human. R package version 3.8.2. 2019. </w:t>
      </w:r>
    </w:p>
    <w:p w14:paraId="1A380F15"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74. </w:t>
      </w:r>
      <w:r w:rsidRPr="000E0880">
        <w:rPr>
          <w:rFonts w:cs="Times New Roman"/>
          <w:noProof/>
          <w:sz w:val="24"/>
          <w:szCs w:val="21"/>
        </w:rPr>
        <w:tab/>
        <w:t xml:space="preserve">Stephens M. False discovery rates: a new deal. Biostatistics. 2016 Oct 17;kxw041. </w:t>
      </w:r>
    </w:p>
    <w:p w14:paraId="73A74C54"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75. </w:t>
      </w:r>
      <w:r w:rsidRPr="000E0880">
        <w:rPr>
          <w:rFonts w:cs="Times New Roman"/>
          <w:noProof/>
          <w:sz w:val="24"/>
          <w:szCs w:val="21"/>
        </w:rPr>
        <w:tab/>
        <w:t>Oliveros JC. An interactive tool for comparing lists with Venn’s diagrams (2007–2015) [Internet]. 2018. Available from: https://bioinfogp.cnb.csic.es/tools/venny/index.html</w:t>
      </w:r>
    </w:p>
    <w:p w14:paraId="74281917" w14:textId="77777777" w:rsidR="008F2674" w:rsidRPr="000E0880" w:rsidRDefault="008F2674" w:rsidP="008F2674">
      <w:pPr>
        <w:widowControl w:val="0"/>
        <w:autoSpaceDE w:val="0"/>
        <w:autoSpaceDN w:val="0"/>
        <w:adjustRightInd w:val="0"/>
        <w:ind w:left="640" w:hanging="640"/>
        <w:rPr>
          <w:rFonts w:cs="Times New Roman"/>
          <w:noProof/>
          <w:sz w:val="24"/>
          <w:szCs w:val="21"/>
        </w:rPr>
      </w:pPr>
      <w:r w:rsidRPr="000E0880">
        <w:rPr>
          <w:rFonts w:cs="Times New Roman"/>
          <w:noProof/>
          <w:sz w:val="24"/>
          <w:szCs w:val="21"/>
        </w:rPr>
        <w:t xml:space="preserve">76. </w:t>
      </w:r>
      <w:r w:rsidRPr="000E0880">
        <w:rPr>
          <w:rFonts w:cs="Times New Roman"/>
          <w:noProof/>
          <w:sz w:val="24"/>
          <w:szCs w:val="21"/>
        </w:rPr>
        <w:tab/>
        <w:t xml:space="preserve">Kanehisa M. Toward understanding the origin and evolution of cellular organisms. Protein Sci. 2019 Nov;28(11):1947–51. </w:t>
      </w:r>
    </w:p>
    <w:p w14:paraId="1CAAD591" w14:textId="41577AD2" w:rsidR="00C42660" w:rsidRPr="000E0880" w:rsidRDefault="00EC2BEA" w:rsidP="008F2674">
      <w:pPr>
        <w:widowControl w:val="0"/>
        <w:autoSpaceDE w:val="0"/>
        <w:autoSpaceDN w:val="0"/>
        <w:adjustRightInd w:val="0"/>
        <w:ind w:left="640" w:hanging="640"/>
        <w:rPr>
          <w:b/>
          <w:bCs/>
          <w:sz w:val="24"/>
          <w:szCs w:val="21"/>
        </w:rPr>
      </w:pPr>
      <w:r w:rsidRPr="000E0880">
        <w:rPr>
          <w:sz w:val="24"/>
          <w:szCs w:val="21"/>
        </w:rPr>
        <w:fldChar w:fldCharType="end"/>
      </w:r>
      <w:r w:rsidR="00F5627A" w:rsidRPr="000E0880">
        <w:rPr>
          <w:b/>
          <w:bCs/>
          <w:sz w:val="24"/>
          <w:szCs w:val="21"/>
        </w:rPr>
        <w:t>Supplementary Information</w:t>
      </w:r>
    </w:p>
    <w:p w14:paraId="610A647E" w14:textId="4B03AE54" w:rsidR="008B6F4F" w:rsidRPr="000E0880" w:rsidRDefault="008B6F4F" w:rsidP="008778B1">
      <w:pPr>
        <w:pStyle w:val="Heading2"/>
        <w:rPr>
          <w:rFonts w:eastAsia="Times New Roman"/>
          <w:color w:val="auto"/>
          <w:sz w:val="28"/>
          <w:szCs w:val="24"/>
        </w:rPr>
      </w:pPr>
      <w:r w:rsidRPr="000E0880">
        <w:rPr>
          <w:color w:val="auto"/>
          <w:sz w:val="28"/>
          <w:szCs w:val="24"/>
        </w:rPr>
        <w:t xml:space="preserve">Additional </w:t>
      </w:r>
      <w:r w:rsidR="0071614E">
        <w:rPr>
          <w:color w:val="auto"/>
          <w:sz w:val="28"/>
          <w:szCs w:val="24"/>
        </w:rPr>
        <w:t>F</w:t>
      </w:r>
      <w:r w:rsidRPr="000E0880">
        <w:rPr>
          <w:color w:val="auto"/>
          <w:sz w:val="28"/>
          <w:szCs w:val="24"/>
        </w:rPr>
        <w:t>ile 1</w:t>
      </w:r>
      <w:r w:rsidRPr="000E0880">
        <w:rPr>
          <w:rFonts w:eastAsia="Times New Roman"/>
          <w:color w:val="auto"/>
          <w:sz w:val="28"/>
          <w:szCs w:val="24"/>
        </w:rPr>
        <w:t>.</w:t>
      </w:r>
      <w:r w:rsidR="00F5627A" w:rsidRPr="000E0880">
        <w:rPr>
          <w:rFonts w:eastAsia="Times New Roman"/>
          <w:color w:val="auto"/>
          <w:sz w:val="28"/>
          <w:szCs w:val="24"/>
        </w:rPr>
        <w:t xml:space="preserve"> </w:t>
      </w:r>
    </w:p>
    <w:p w14:paraId="3F681AB5" w14:textId="0CA946C2" w:rsidR="00DE039E" w:rsidRPr="000E0880" w:rsidRDefault="00DE039E" w:rsidP="00DE039E">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sidRPr="000E0880">
        <w:rPr>
          <w:rFonts w:asciiTheme="majorBidi" w:eastAsia="Times New Roman" w:hAnsiTheme="majorBidi" w:cstheme="majorBidi"/>
          <w:sz w:val="24"/>
          <w:szCs w:val="24"/>
        </w:rPr>
        <w:t>Excel</w:t>
      </w:r>
      <w:r w:rsidR="00C84C0E" w:rsidRPr="000E0880">
        <w:rPr>
          <w:rFonts w:asciiTheme="majorBidi" w:eastAsia="Times New Roman" w:hAnsiTheme="majorBidi" w:cstheme="majorBidi"/>
          <w:sz w:val="24"/>
          <w:szCs w:val="24"/>
        </w:rPr>
        <w:t xml:space="preserve"> </w:t>
      </w:r>
      <w:r w:rsidR="00843EDE" w:rsidRPr="000E0880">
        <w:rPr>
          <w:rFonts w:asciiTheme="majorBidi" w:eastAsia="Times New Roman" w:hAnsiTheme="majorBidi" w:cstheme="majorBidi"/>
          <w:sz w:val="24"/>
          <w:szCs w:val="24"/>
        </w:rPr>
        <w:t>Additional File 1</w:t>
      </w:r>
      <w:r w:rsidR="00C84C0E" w:rsidRPr="000E0880">
        <w:rPr>
          <w:rFonts w:asciiTheme="majorBidi" w:eastAsia="Times New Roman" w:hAnsiTheme="majorBidi" w:cstheme="majorBidi"/>
          <w:sz w:val="24"/>
          <w:szCs w:val="24"/>
        </w:rPr>
        <w:t>.xls</w:t>
      </w:r>
      <w:r w:rsidRPr="000E0880">
        <w:rPr>
          <w:rFonts w:asciiTheme="majorBidi" w:eastAsia="Times New Roman" w:hAnsiTheme="majorBidi" w:cstheme="majorBidi"/>
          <w:sz w:val="24"/>
          <w:szCs w:val="24"/>
        </w:rPr>
        <w:t xml:space="preserve"> </w:t>
      </w:r>
    </w:p>
    <w:p w14:paraId="118102EC" w14:textId="1A1E433F" w:rsidR="00DE039E" w:rsidRPr="000E0880" w:rsidRDefault="00F77222" w:rsidP="00DE039E">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sidRPr="000E0880">
        <w:rPr>
          <w:rFonts w:asciiTheme="majorBidi" w:eastAsia="Times New Roman" w:hAnsiTheme="majorBidi" w:cstheme="majorBidi"/>
          <w:sz w:val="24"/>
          <w:szCs w:val="24"/>
        </w:rPr>
        <w:t xml:space="preserve">Table S1: </w:t>
      </w:r>
      <w:r w:rsidR="00DE039E" w:rsidRPr="000E0880">
        <w:rPr>
          <w:rFonts w:asciiTheme="majorBidi" w:eastAsia="Times New Roman" w:hAnsiTheme="majorBidi" w:cstheme="majorBidi"/>
          <w:sz w:val="24"/>
          <w:szCs w:val="24"/>
        </w:rPr>
        <w:t xml:space="preserve">Differentially expressed genes </w:t>
      </w:r>
      <w:r w:rsidR="0001201E" w:rsidRPr="000E0880">
        <w:rPr>
          <w:rFonts w:asciiTheme="majorBidi" w:eastAsia="Times New Roman" w:hAnsiTheme="majorBidi" w:cstheme="majorBidi"/>
          <w:sz w:val="24"/>
          <w:szCs w:val="24"/>
        </w:rPr>
        <w:t>in</w:t>
      </w:r>
      <w:r w:rsidR="00DE039E" w:rsidRPr="000E0880">
        <w:rPr>
          <w:rFonts w:asciiTheme="majorBidi" w:eastAsia="Times New Roman" w:hAnsiTheme="majorBidi" w:cstheme="majorBidi"/>
          <w:sz w:val="24"/>
          <w:szCs w:val="24"/>
        </w:rPr>
        <w:t xml:space="preserve"> </w:t>
      </w:r>
      <w:r w:rsidR="0001201E" w:rsidRPr="000E0880">
        <w:rPr>
          <w:rFonts w:asciiTheme="majorBidi" w:eastAsia="Times New Roman" w:hAnsiTheme="majorBidi" w:cstheme="majorBidi"/>
          <w:sz w:val="24"/>
          <w:szCs w:val="24"/>
        </w:rPr>
        <w:t>AD, PD, and HD</w:t>
      </w:r>
    </w:p>
    <w:p w14:paraId="41FD0EC1" w14:textId="156C31EA" w:rsidR="00DE039E" w:rsidRPr="000E0880" w:rsidRDefault="00DE039E" w:rsidP="00DE039E">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sidRPr="000E0880">
        <w:rPr>
          <w:rFonts w:asciiTheme="majorBidi" w:eastAsia="Times New Roman" w:hAnsiTheme="majorBidi" w:cstheme="majorBidi"/>
          <w:sz w:val="24"/>
          <w:szCs w:val="24"/>
        </w:rPr>
        <w:t>Differentially expressed genes in three neurodegenerative diseases.</w:t>
      </w:r>
      <w:r w:rsidR="00B9493D" w:rsidRPr="000E0880">
        <w:rPr>
          <w:rFonts w:asciiTheme="majorBidi" w:eastAsia="Times New Roman" w:hAnsiTheme="majorBidi" w:cstheme="majorBidi"/>
          <w:sz w:val="24"/>
          <w:szCs w:val="24"/>
        </w:rPr>
        <w:t xml:space="preserve"> The file includes log fold change and adjusted P values for differentially expressed genes in Alzheimer’s, Parkinson’s, and Huntington’s diseases. It also </w:t>
      </w:r>
      <w:r w:rsidR="00684E8B" w:rsidRPr="000E0880">
        <w:rPr>
          <w:rFonts w:asciiTheme="majorBidi" w:eastAsia="Times New Roman" w:hAnsiTheme="majorBidi" w:cstheme="majorBidi"/>
          <w:sz w:val="24"/>
          <w:szCs w:val="24"/>
        </w:rPr>
        <w:t>has</w:t>
      </w:r>
      <w:r w:rsidR="00B9493D" w:rsidRPr="000E0880">
        <w:rPr>
          <w:rFonts w:asciiTheme="majorBidi" w:eastAsia="Times New Roman" w:hAnsiTheme="majorBidi" w:cstheme="majorBidi"/>
          <w:sz w:val="24"/>
          <w:szCs w:val="24"/>
        </w:rPr>
        <w:t xml:space="preserve"> mutual differentially expressed genes between the three </w:t>
      </w:r>
      <w:r w:rsidR="00B9493D" w:rsidRPr="000E0880">
        <w:rPr>
          <w:rFonts w:asciiTheme="majorBidi" w:eastAsia="Times New Roman" w:hAnsiTheme="majorBidi" w:cstheme="majorBidi"/>
          <w:sz w:val="24"/>
          <w:szCs w:val="24"/>
        </w:rPr>
        <w:lastRenderedPageBreak/>
        <w:t xml:space="preserve">diseases. For the list of mutual DEGs, </w:t>
      </w:r>
      <w:r w:rsidR="00684E8B" w:rsidRPr="000E0880">
        <w:rPr>
          <w:rFonts w:asciiTheme="majorBidi" w:eastAsia="Times New Roman" w:hAnsiTheme="majorBidi" w:cstheme="majorBidi"/>
          <w:sz w:val="24"/>
          <w:szCs w:val="24"/>
        </w:rPr>
        <w:t xml:space="preserve">the </w:t>
      </w:r>
      <w:r w:rsidR="00B9493D" w:rsidRPr="000E0880">
        <w:rPr>
          <w:rFonts w:asciiTheme="majorBidi" w:eastAsia="Times New Roman" w:hAnsiTheme="majorBidi" w:cstheme="majorBidi"/>
          <w:sz w:val="24"/>
          <w:szCs w:val="24"/>
        </w:rPr>
        <w:t xml:space="preserve">classification of these genes </w:t>
      </w:r>
      <w:r w:rsidR="008778B1" w:rsidRPr="000E0880">
        <w:rPr>
          <w:rFonts w:asciiTheme="majorBidi" w:eastAsia="Times New Roman" w:hAnsiTheme="majorBidi" w:cstheme="majorBidi"/>
          <w:sz w:val="24"/>
          <w:szCs w:val="24"/>
        </w:rPr>
        <w:t xml:space="preserve">is </w:t>
      </w:r>
      <w:r w:rsidR="00B9493D" w:rsidRPr="000E0880">
        <w:rPr>
          <w:rFonts w:asciiTheme="majorBidi" w:eastAsia="Times New Roman" w:hAnsiTheme="majorBidi" w:cstheme="majorBidi"/>
          <w:sz w:val="24"/>
          <w:szCs w:val="24"/>
        </w:rPr>
        <w:t xml:space="preserve">described according to </w:t>
      </w:r>
      <w:r w:rsidR="00394760" w:rsidRPr="000E0880">
        <w:rPr>
          <w:rFonts w:asciiTheme="majorBidi" w:eastAsia="Times New Roman" w:hAnsiTheme="majorBidi" w:cstheme="majorBidi"/>
          <w:sz w:val="24"/>
          <w:szCs w:val="24"/>
        </w:rPr>
        <w:t xml:space="preserve">the </w:t>
      </w:r>
      <w:r w:rsidR="00B9493D" w:rsidRPr="000E0880">
        <w:rPr>
          <w:rFonts w:asciiTheme="majorBidi" w:eastAsia="Times New Roman" w:hAnsiTheme="majorBidi" w:cstheme="majorBidi"/>
          <w:sz w:val="24"/>
          <w:szCs w:val="24"/>
        </w:rPr>
        <w:t>KEGG database.</w:t>
      </w:r>
      <w:r w:rsidRPr="000E0880">
        <w:rPr>
          <w:rFonts w:asciiTheme="majorBidi" w:eastAsia="Times New Roman" w:hAnsiTheme="majorBidi" w:cstheme="majorBidi"/>
          <w:sz w:val="24"/>
          <w:szCs w:val="24"/>
        </w:rPr>
        <w:t xml:space="preserve"> </w:t>
      </w:r>
    </w:p>
    <w:p w14:paraId="1EFFF4AD" w14:textId="6D5FB7A4" w:rsidR="00F5627A" w:rsidRPr="000E0880" w:rsidRDefault="00F5627A" w:rsidP="008778B1">
      <w:pPr>
        <w:pStyle w:val="Heading2"/>
        <w:rPr>
          <w:rFonts w:eastAsia="Times New Roman"/>
          <w:color w:val="auto"/>
          <w:sz w:val="28"/>
          <w:szCs w:val="24"/>
        </w:rPr>
      </w:pPr>
      <w:r w:rsidRPr="000E0880">
        <w:rPr>
          <w:rFonts w:eastAsia="Times New Roman"/>
          <w:color w:val="auto"/>
          <w:sz w:val="28"/>
          <w:szCs w:val="24"/>
        </w:rPr>
        <w:t xml:space="preserve">Additional </w:t>
      </w:r>
      <w:r w:rsidR="0071614E">
        <w:rPr>
          <w:rFonts w:eastAsia="Times New Roman"/>
          <w:color w:val="auto"/>
          <w:sz w:val="28"/>
          <w:szCs w:val="24"/>
        </w:rPr>
        <w:t>F</w:t>
      </w:r>
      <w:r w:rsidRPr="000E0880">
        <w:rPr>
          <w:rFonts w:eastAsia="Times New Roman"/>
          <w:color w:val="auto"/>
          <w:sz w:val="28"/>
          <w:szCs w:val="24"/>
        </w:rPr>
        <w:t>ile 2</w:t>
      </w:r>
    </w:p>
    <w:p w14:paraId="7382660E" w14:textId="656EC9BB" w:rsidR="00F06CD8" w:rsidRPr="000E0880" w:rsidRDefault="00F06CD8" w:rsidP="00F06CD8">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sidRPr="000E0880">
        <w:rPr>
          <w:rFonts w:asciiTheme="majorBidi" w:eastAsia="Times New Roman" w:hAnsiTheme="majorBidi" w:cstheme="majorBidi"/>
          <w:sz w:val="24"/>
          <w:szCs w:val="24"/>
        </w:rPr>
        <w:t xml:space="preserve">Additional </w:t>
      </w:r>
      <w:r w:rsidR="0071614E">
        <w:rPr>
          <w:rFonts w:asciiTheme="majorBidi" w:eastAsia="Times New Roman" w:hAnsiTheme="majorBidi" w:cstheme="majorBidi"/>
          <w:sz w:val="24"/>
          <w:szCs w:val="24"/>
        </w:rPr>
        <w:t>F</w:t>
      </w:r>
      <w:r w:rsidRPr="000E0880">
        <w:rPr>
          <w:rFonts w:asciiTheme="majorBidi" w:eastAsia="Times New Roman" w:hAnsiTheme="majorBidi" w:cstheme="majorBidi"/>
          <w:sz w:val="24"/>
          <w:szCs w:val="24"/>
        </w:rPr>
        <w:t>ile 2.</w:t>
      </w:r>
      <w:r w:rsidR="00684E8B" w:rsidRPr="000E0880">
        <w:rPr>
          <w:rFonts w:asciiTheme="majorBidi" w:eastAsia="Times New Roman" w:hAnsiTheme="majorBidi" w:cstheme="majorBidi"/>
          <w:sz w:val="24"/>
          <w:szCs w:val="24"/>
        </w:rPr>
        <w:t>xls</w:t>
      </w:r>
      <w:r w:rsidRPr="000E0880">
        <w:rPr>
          <w:rFonts w:asciiTheme="majorBidi" w:eastAsia="Times New Roman" w:hAnsiTheme="majorBidi" w:cstheme="majorBidi"/>
          <w:sz w:val="24"/>
          <w:szCs w:val="24"/>
        </w:rPr>
        <w:t xml:space="preserve"> </w:t>
      </w:r>
    </w:p>
    <w:p w14:paraId="3CBB01E9" w14:textId="3ADF8B2B" w:rsidR="00F06CD8" w:rsidRPr="000E0880" w:rsidRDefault="00F77222" w:rsidP="00F06CD8">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sidRPr="000E0880">
        <w:rPr>
          <w:rFonts w:asciiTheme="majorBidi" w:eastAsia="Times New Roman" w:hAnsiTheme="majorBidi" w:cstheme="majorBidi"/>
          <w:sz w:val="24"/>
          <w:szCs w:val="24"/>
        </w:rPr>
        <w:t xml:space="preserve">Table S2: </w:t>
      </w:r>
      <w:r w:rsidR="00F06CD8" w:rsidRPr="000E0880">
        <w:rPr>
          <w:rFonts w:asciiTheme="majorBidi" w:eastAsia="Times New Roman" w:hAnsiTheme="majorBidi" w:cstheme="majorBidi"/>
          <w:sz w:val="24"/>
          <w:szCs w:val="24"/>
        </w:rPr>
        <w:t xml:space="preserve">Pathways enriched </w:t>
      </w:r>
      <w:r w:rsidR="0001201E" w:rsidRPr="000E0880">
        <w:rPr>
          <w:rFonts w:asciiTheme="majorBidi" w:eastAsia="Times New Roman" w:hAnsiTheme="majorBidi" w:cstheme="majorBidi"/>
          <w:sz w:val="24"/>
          <w:szCs w:val="24"/>
        </w:rPr>
        <w:t>in</w:t>
      </w:r>
      <w:r w:rsidR="00F06CD8" w:rsidRPr="000E0880">
        <w:rPr>
          <w:rFonts w:asciiTheme="majorBidi" w:eastAsia="Times New Roman" w:hAnsiTheme="majorBidi" w:cstheme="majorBidi"/>
          <w:sz w:val="24"/>
          <w:szCs w:val="24"/>
        </w:rPr>
        <w:t xml:space="preserve"> </w:t>
      </w:r>
      <w:r w:rsidR="0001201E" w:rsidRPr="000E0880">
        <w:rPr>
          <w:rFonts w:asciiTheme="majorBidi" w:eastAsia="Times New Roman" w:hAnsiTheme="majorBidi" w:cstheme="majorBidi"/>
          <w:sz w:val="24"/>
          <w:szCs w:val="24"/>
        </w:rPr>
        <w:t>AD, PD, and HD</w:t>
      </w:r>
    </w:p>
    <w:p w14:paraId="3EAA5B0A" w14:textId="77777777" w:rsidR="00275621" w:rsidRDefault="0001201E" w:rsidP="0001201E">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sidRPr="000E0880">
        <w:rPr>
          <w:rFonts w:asciiTheme="majorBidi" w:eastAsia="Times New Roman" w:hAnsiTheme="majorBidi" w:cstheme="majorBidi"/>
          <w:sz w:val="24"/>
          <w:szCs w:val="24"/>
        </w:rPr>
        <w:t>Enriched pathways</w:t>
      </w:r>
      <w:r w:rsidR="00F06CD8" w:rsidRPr="000E0880">
        <w:rPr>
          <w:rFonts w:asciiTheme="majorBidi" w:eastAsia="Times New Roman" w:hAnsiTheme="majorBidi" w:cstheme="majorBidi"/>
          <w:sz w:val="24"/>
          <w:szCs w:val="24"/>
        </w:rPr>
        <w:t xml:space="preserve"> in three neurodegenerative diseases</w:t>
      </w:r>
      <w:r w:rsidRPr="000E0880">
        <w:rPr>
          <w:rFonts w:asciiTheme="majorBidi" w:eastAsia="Times New Roman" w:hAnsiTheme="majorBidi" w:cstheme="majorBidi"/>
          <w:sz w:val="24"/>
          <w:szCs w:val="24"/>
        </w:rPr>
        <w:t xml:space="preserve"> with FDR below 0.05</w:t>
      </w:r>
      <w:r w:rsidR="00F06CD8" w:rsidRPr="000E0880">
        <w:rPr>
          <w:rFonts w:asciiTheme="majorBidi" w:eastAsia="Times New Roman" w:hAnsiTheme="majorBidi" w:cstheme="majorBidi"/>
          <w:sz w:val="24"/>
          <w:szCs w:val="24"/>
        </w:rPr>
        <w:t>. The file includes</w:t>
      </w:r>
      <w:r w:rsidRPr="000E0880">
        <w:rPr>
          <w:rFonts w:asciiTheme="majorBidi" w:eastAsia="Times New Roman" w:hAnsiTheme="majorBidi" w:cstheme="majorBidi"/>
          <w:sz w:val="24"/>
          <w:szCs w:val="24"/>
        </w:rPr>
        <w:t xml:space="preserve"> regulation of the enriched pathways (upregulated or downregulated),</w:t>
      </w:r>
      <w:r w:rsidR="00F06CD8" w:rsidRPr="000E0880">
        <w:rPr>
          <w:rFonts w:asciiTheme="majorBidi" w:eastAsia="Times New Roman" w:hAnsiTheme="majorBidi" w:cstheme="majorBidi"/>
          <w:sz w:val="24"/>
          <w:szCs w:val="24"/>
        </w:rPr>
        <w:t xml:space="preserve"> </w:t>
      </w:r>
      <w:r w:rsidRPr="000E0880">
        <w:rPr>
          <w:rFonts w:asciiTheme="majorBidi" w:eastAsia="Times New Roman" w:hAnsiTheme="majorBidi" w:cstheme="majorBidi"/>
          <w:sz w:val="24"/>
          <w:szCs w:val="24"/>
        </w:rPr>
        <w:t xml:space="preserve">FDR, </w:t>
      </w:r>
      <w:r w:rsidR="00F06CD8" w:rsidRPr="000E0880">
        <w:rPr>
          <w:rFonts w:asciiTheme="majorBidi" w:eastAsia="Times New Roman" w:hAnsiTheme="majorBidi" w:cstheme="majorBidi"/>
          <w:sz w:val="24"/>
          <w:szCs w:val="24"/>
        </w:rPr>
        <w:t>P values</w:t>
      </w:r>
      <w:r w:rsidRPr="000E0880">
        <w:rPr>
          <w:rFonts w:asciiTheme="majorBidi" w:eastAsia="Times New Roman" w:hAnsiTheme="majorBidi" w:cstheme="majorBidi"/>
          <w:sz w:val="24"/>
          <w:szCs w:val="24"/>
        </w:rPr>
        <w:t>, and average fold change</w:t>
      </w:r>
      <w:r w:rsidR="00F06CD8" w:rsidRPr="000E0880">
        <w:rPr>
          <w:rFonts w:asciiTheme="majorBidi" w:eastAsia="Times New Roman" w:hAnsiTheme="majorBidi" w:cstheme="majorBidi"/>
          <w:sz w:val="24"/>
          <w:szCs w:val="24"/>
        </w:rPr>
        <w:t xml:space="preserve"> for Alzheimer’s, Parkinson’s, and Huntington’s diseases. It also includes mutual </w:t>
      </w:r>
      <w:r w:rsidRPr="000E0880">
        <w:rPr>
          <w:rFonts w:asciiTheme="majorBidi" w:eastAsia="Times New Roman" w:hAnsiTheme="majorBidi" w:cstheme="majorBidi"/>
          <w:sz w:val="24"/>
          <w:szCs w:val="24"/>
        </w:rPr>
        <w:t>pathways between the three diseases and the genes involved in these pathways for each disease</w:t>
      </w:r>
      <w:r w:rsidR="00F06CD8" w:rsidRPr="000E0880">
        <w:rPr>
          <w:rFonts w:asciiTheme="majorBidi" w:eastAsia="Times New Roman" w:hAnsiTheme="majorBidi" w:cstheme="majorBidi"/>
          <w:sz w:val="24"/>
          <w:szCs w:val="24"/>
        </w:rPr>
        <w:t>.</w:t>
      </w:r>
    </w:p>
    <w:p w14:paraId="6D62084D" w14:textId="77777777" w:rsidR="00275621" w:rsidRDefault="00275621" w:rsidP="0001201E">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p>
    <w:p w14:paraId="2AB17478" w14:textId="77777777" w:rsidR="00275621" w:rsidRPr="00275621" w:rsidRDefault="00275621" w:rsidP="00275621">
      <w:pPr>
        <w:pStyle w:val="EndNoteBibliography"/>
        <w:ind w:left="720" w:hanging="720"/>
        <w:rPr>
          <w:noProof/>
        </w:rPr>
      </w:pPr>
      <w:r>
        <w:rPr>
          <w:rFonts w:asciiTheme="majorBidi" w:eastAsia="Times New Roman" w:hAnsiTheme="majorBidi" w:cstheme="majorBidi"/>
          <w:sz w:val="24"/>
          <w:szCs w:val="24"/>
        </w:rPr>
        <w:fldChar w:fldCharType="begin"/>
      </w:r>
      <w:r>
        <w:rPr>
          <w:rFonts w:asciiTheme="majorBidi" w:eastAsia="Times New Roman" w:hAnsiTheme="majorBidi" w:cstheme="majorBidi"/>
          <w:sz w:val="24"/>
          <w:szCs w:val="24"/>
        </w:rPr>
        <w:instrText xml:space="preserve"> ADDIN EN.REFLIST </w:instrText>
      </w:r>
      <w:r>
        <w:rPr>
          <w:rFonts w:asciiTheme="majorBidi" w:eastAsia="Times New Roman" w:hAnsiTheme="majorBidi" w:cstheme="majorBidi"/>
          <w:sz w:val="24"/>
          <w:szCs w:val="24"/>
        </w:rPr>
        <w:fldChar w:fldCharType="separate"/>
      </w:r>
      <w:r w:rsidRPr="00275621">
        <w:rPr>
          <w:noProof/>
        </w:rPr>
        <w:t>[1]</w:t>
      </w:r>
      <w:r w:rsidRPr="00275621">
        <w:rPr>
          <w:noProof/>
        </w:rPr>
        <w:tab/>
        <w:t>A. Subramanian</w:t>
      </w:r>
      <w:r w:rsidRPr="00275621">
        <w:rPr>
          <w:i/>
          <w:noProof/>
        </w:rPr>
        <w:t xml:space="preserve"> et al.</w:t>
      </w:r>
      <w:r w:rsidRPr="00275621">
        <w:rPr>
          <w:noProof/>
        </w:rPr>
        <w:t xml:space="preserve">, "A Next Generation Connectivity Map: L1000 Platform and the First 1,000,000 Profiles," </w:t>
      </w:r>
      <w:r w:rsidRPr="00275621">
        <w:rPr>
          <w:i/>
          <w:noProof/>
        </w:rPr>
        <w:t xml:space="preserve">Cell, </w:t>
      </w:r>
      <w:r w:rsidRPr="00275621">
        <w:rPr>
          <w:noProof/>
        </w:rPr>
        <w:t>vol. 171, no. 6, pp. 1437-1452 e17, Nov 30 2017, doi: 10.1016/j.cell.2017.10.049.</w:t>
      </w:r>
    </w:p>
    <w:p w14:paraId="7F0C4CCE" w14:textId="00C5433F" w:rsidR="002518F6" w:rsidRPr="000E0880" w:rsidRDefault="00275621" w:rsidP="00275621">
      <w:pPr>
        <w:shd w:val="clear" w:color="auto" w:fill="FFFFFF"/>
        <w:spacing w:before="100" w:beforeAutospacing="1" w:after="100" w:afterAutospacing="1" w:line="480" w:lineRule="auto"/>
        <w:ind w:left="360"/>
        <w:rPr>
          <w:rFonts w:asciiTheme="majorBidi" w:eastAsia="Times New Roman" w:hAnsiTheme="majorBidi" w:cstheme="majorBidi"/>
          <w:sz w:val="24"/>
          <w:szCs w:val="24"/>
        </w:rPr>
      </w:pPr>
      <w:r>
        <w:rPr>
          <w:rFonts w:asciiTheme="majorBidi" w:eastAsia="Times New Roman" w:hAnsiTheme="majorBidi" w:cstheme="majorBidi"/>
          <w:sz w:val="24"/>
          <w:szCs w:val="24"/>
        </w:rPr>
        <w:fldChar w:fldCharType="end"/>
      </w:r>
    </w:p>
    <w:sectPr w:rsidR="002518F6" w:rsidRPr="000E0880" w:rsidSect="00F176BC">
      <w:footerReference w:type="even" r:id="rId23"/>
      <w:footerReference w:type="default" r:id="rId24"/>
      <w:pgSz w:w="12240" w:h="15840"/>
      <w:pgMar w:top="1440" w:right="1440" w:bottom="1440" w:left="1440" w:header="720" w:footer="720" w:gutter="0"/>
      <w:lnNumType w:countBy="1"/>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lsadany, Muhammad S I M" w:date="2023-11-21T00:12:00Z" w:initials="EMSIM">
    <w:p w14:paraId="2021B7CB" w14:textId="77777777" w:rsidR="00C061A3" w:rsidRDefault="00C061A3" w:rsidP="00C061A3">
      <w:pPr>
        <w:jc w:val="left"/>
      </w:pPr>
      <w:r>
        <w:rPr>
          <w:rStyle w:val="CommentReference"/>
        </w:rPr>
        <w:annotationRef/>
      </w:r>
      <w:r>
        <w:rPr>
          <w:sz w:val="20"/>
          <w:szCs w:val="20"/>
        </w:rPr>
        <w:t>I think we might need to just highlight that it’s RNA-Seq.</w:t>
      </w:r>
    </w:p>
  </w:comment>
  <w:comment w:id="1" w:author="Elsadany, Muhammad S I M" w:date="2023-11-21T00:08:00Z" w:initials="EMSIM">
    <w:p w14:paraId="63C506CB" w14:textId="0FB89CBC" w:rsidR="00C061A3" w:rsidRDefault="00C061A3" w:rsidP="00C061A3">
      <w:pPr>
        <w:jc w:val="left"/>
      </w:pPr>
      <w:r>
        <w:rPr>
          <w:rStyle w:val="CommentReference"/>
        </w:rPr>
        <w:annotationRef/>
      </w:r>
      <w:r>
        <w:rPr>
          <w:sz w:val="20"/>
          <w:szCs w:val="20"/>
        </w:rPr>
        <w:t>I have a brain itch about the word “propose” here. We’re just applying already developed tools.</w:t>
      </w:r>
    </w:p>
  </w:comment>
  <w:comment w:id="3" w:author="Elsadany, Muhammad S I M" w:date="2023-11-21T00:11:00Z" w:initials="EMSIM">
    <w:p w14:paraId="0DDF7530" w14:textId="77777777" w:rsidR="00C061A3" w:rsidRDefault="00C061A3" w:rsidP="00C061A3">
      <w:pPr>
        <w:jc w:val="left"/>
      </w:pPr>
      <w:r>
        <w:rPr>
          <w:rStyle w:val="CommentReference"/>
        </w:rPr>
        <w:annotationRef/>
      </w:r>
      <w:r>
        <w:rPr>
          <w:sz w:val="20"/>
          <w:szCs w:val="20"/>
        </w:rPr>
        <w:t xml:space="preserve">I think needs to be changed to another word? Maybe “identified” “discovered” </w:t>
      </w:r>
    </w:p>
  </w:comment>
  <w:comment w:id="4" w:author="Elsadany, Muhammad S I M" w:date="2023-11-21T00:17:00Z" w:initials="EMSIM">
    <w:p w14:paraId="2C10FBFB" w14:textId="77777777" w:rsidR="00C061A3" w:rsidRDefault="00C061A3" w:rsidP="00C061A3">
      <w:pPr>
        <w:jc w:val="left"/>
      </w:pPr>
      <w:r>
        <w:rPr>
          <w:rStyle w:val="CommentReference"/>
        </w:rPr>
        <w:annotationRef/>
      </w:r>
      <w:r>
        <w:rPr>
          <w:sz w:val="20"/>
          <w:szCs w:val="20"/>
        </w:rPr>
        <w:t>Is that the same reference as 24?</w:t>
      </w:r>
    </w:p>
  </w:comment>
  <w:comment w:id="5" w:author="Elsadany, Muhammad S I M" w:date="2023-11-21T00:21:00Z" w:initials="EMSIM">
    <w:p w14:paraId="2F2A4E73" w14:textId="77777777" w:rsidR="00C66078" w:rsidRDefault="00C66078" w:rsidP="00C66078">
      <w:pPr>
        <w:jc w:val="left"/>
      </w:pPr>
      <w:r>
        <w:rPr>
          <w:rStyle w:val="CommentReference"/>
        </w:rPr>
        <w:annotationRef/>
      </w:r>
      <w:r>
        <w:rPr>
          <w:sz w:val="20"/>
          <w:szCs w:val="20"/>
        </w:rPr>
        <w:t>I don’t think this should be added in the introduction. I think this is a detailed direct reporting of results (idk)</w:t>
      </w:r>
    </w:p>
  </w:comment>
  <w:comment w:id="25" w:author="Elsadany, Muhammad S I M" w:date="2023-11-21T00:31:00Z" w:initials="EMSIM">
    <w:p w14:paraId="4C3617E4" w14:textId="77777777" w:rsidR="00442CDD" w:rsidRDefault="00442CDD" w:rsidP="00442CDD">
      <w:pPr>
        <w:jc w:val="left"/>
      </w:pPr>
      <w:r>
        <w:rPr>
          <w:rStyle w:val="CommentReference"/>
        </w:rPr>
        <w:annotationRef/>
      </w:r>
      <w:r>
        <w:rPr>
          <w:sz w:val="20"/>
          <w:szCs w:val="20"/>
        </w:rPr>
        <w:t>I don’t like us mentioning that and we know that this is a very broad pathway.</w:t>
      </w:r>
    </w:p>
  </w:comment>
  <w:comment w:id="26" w:author="Elsadany, Muhammad S I M" w:date="2023-11-21T00:34:00Z" w:initials="EMSIM">
    <w:p w14:paraId="44E27865" w14:textId="77777777" w:rsidR="00442CDD" w:rsidRDefault="00442CDD" w:rsidP="00442CDD">
      <w:pPr>
        <w:jc w:val="left"/>
      </w:pPr>
      <w:r>
        <w:rPr>
          <w:rStyle w:val="CommentReference"/>
        </w:rPr>
        <w:annotationRef/>
      </w:r>
      <w:r>
        <w:rPr>
          <w:sz w:val="20"/>
          <w:szCs w:val="20"/>
        </w:rPr>
        <w:t>I think we can just mention the number. Another brain itch about the word “most”</w:t>
      </w:r>
    </w:p>
  </w:comment>
  <w:comment w:id="27" w:author="Elsadany, Muhammad S I M" w:date="2023-11-21T00:37:00Z" w:initials="EMSIM">
    <w:p w14:paraId="47CA6977" w14:textId="77777777" w:rsidR="00442CDD" w:rsidRDefault="00442CDD" w:rsidP="00442CDD">
      <w:pPr>
        <w:jc w:val="left"/>
      </w:pPr>
      <w:r>
        <w:rPr>
          <w:rStyle w:val="CommentReference"/>
        </w:rPr>
        <w:annotationRef/>
      </w:r>
      <w:r>
        <w:rPr>
          <w:sz w:val="20"/>
          <w:szCs w:val="20"/>
        </w:rPr>
        <w:t xml:space="preserve">I think we might need to add a sentence that these 274 genes also share same direction of being upregulation or downregulation. </w:t>
      </w:r>
    </w:p>
  </w:comment>
  <w:comment w:id="28" w:author="Elsadany, Muhammad S I M" w:date="2023-11-21T00:38:00Z" w:initials="EMSIM">
    <w:p w14:paraId="63866BD9" w14:textId="77777777" w:rsidR="00442CDD" w:rsidRDefault="00442CDD" w:rsidP="00442CDD">
      <w:pPr>
        <w:jc w:val="left"/>
      </w:pPr>
      <w:r>
        <w:rPr>
          <w:rStyle w:val="CommentReference"/>
        </w:rPr>
        <w:annotationRef/>
      </w:r>
      <w:r>
        <w:rPr>
          <w:sz w:val="20"/>
          <w:szCs w:val="20"/>
        </w:rPr>
        <w:t xml:space="preserve">Retrieved from Reactome? </w:t>
      </w:r>
    </w:p>
  </w:comment>
  <w:comment w:id="29" w:author="Elsadany, Muhammad S I M" w:date="2023-11-21T00:40:00Z" w:initials="EMSIM">
    <w:p w14:paraId="08DC778A" w14:textId="77777777" w:rsidR="00C92945" w:rsidRDefault="00C92945" w:rsidP="00C92945">
      <w:pPr>
        <w:jc w:val="left"/>
      </w:pPr>
      <w:r>
        <w:rPr>
          <w:rStyle w:val="CommentReference"/>
        </w:rPr>
        <w:annotationRef/>
      </w:r>
      <w:r>
        <w:rPr>
          <w:sz w:val="20"/>
          <w:szCs w:val="20"/>
        </w:rPr>
        <w:t>Another brain itch for the word “around”</w:t>
      </w:r>
    </w:p>
  </w:comment>
  <w:comment w:id="30" w:author="Eman Mostafa Badr" w:date="2023-08-14T17:53:00Z" w:initials="EM">
    <w:p w14:paraId="2CFA8825" w14:textId="36140CBE" w:rsidR="00684E8B" w:rsidRDefault="00684E8B" w:rsidP="007F4C34">
      <w:pPr>
        <w:jc w:val="left"/>
      </w:pPr>
      <w:r>
        <w:rPr>
          <w:rStyle w:val="CommentReference"/>
        </w:rPr>
        <w:annotationRef/>
      </w:r>
      <w:r>
        <w:rPr>
          <w:color w:val="000000"/>
          <w:sz w:val="20"/>
          <w:szCs w:val="20"/>
        </w:rPr>
        <w:t>need to be modified</w:t>
      </w:r>
    </w:p>
  </w:comment>
  <w:comment w:id="31" w:author="Nehal Abdelsalam" w:date="2023-08-16T14:46:00Z" w:initials="NAA">
    <w:p w14:paraId="123DBA8B" w14:textId="4CA8F14E" w:rsidR="00061DCD" w:rsidRDefault="00061DCD">
      <w:pPr>
        <w:pStyle w:val="CommentText"/>
      </w:pPr>
      <w:r>
        <w:rPr>
          <w:rStyle w:val="CommentReference"/>
        </w:rPr>
        <w:annotationRef/>
      </w:r>
      <w:r>
        <w:t>please check modification</w:t>
      </w:r>
    </w:p>
  </w:comment>
  <w:comment w:id="32" w:author="Elsadany, Muhammad S I M" w:date="2023-11-21T00:40:00Z" w:initials="EMSIM">
    <w:p w14:paraId="6D8A5F20" w14:textId="77777777" w:rsidR="00C92945" w:rsidRDefault="00C92945" w:rsidP="00C92945">
      <w:pPr>
        <w:jc w:val="left"/>
      </w:pPr>
      <w:r>
        <w:rPr>
          <w:rStyle w:val="CommentReference"/>
        </w:rPr>
        <w:annotationRef/>
      </w:r>
      <w:r>
        <w:rPr>
          <w:sz w:val="20"/>
          <w:szCs w:val="20"/>
        </w:rPr>
        <w:t>What about brain region?</w:t>
      </w:r>
    </w:p>
  </w:comment>
  <w:comment w:id="33" w:author="Elsadany, Muhammad S I M" w:date="2023-11-21T00:47:00Z" w:initials="EMSIM">
    <w:p w14:paraId="5A31787F" w14:textId="77777777" w:rsidR="00C92945" w:rsidRDefault="00C92945" w:rsidP="00C92945">
      <w:pPr>
        <w:jc w:val="left"/>
      </w:pPr>
      <w:r>
        <w:rPr>
          <w:rStyle w:val="CommentReference"/>
        </w:rPr>
        <w:annotationRef/>
      </w:r>
      <w:r>
        <w:rPr>
          <w:sz w:val="20"/>
          <w:szCs w:val="20"/>
        </w:rPr>
        <w:t>…?</w:t>
      </w:r>
    </w:p>
  </w:comment>
  <w:comment w:id="34" w:author="Elsadany, Muhammad S I M" w:date="2023-11-21T00:48:00Z" w:initials="EMSIM">
    <w:p w14:paraId="2A6C2DAF" w14:textId="77777777" w:rsidR="00C92945" w:rsidRDefault="00C92945" w:rsidP="00C92945">
      <w:pPr>
        <w:jc w:val="left"/>
      </w:pPr>
      <w:r>
        <w:rPr>
          <w:rStyle w:val="CommentReference"/>
        </w:rPr>
        <w:annotationRef/>
      </w:r>
      <w:r>
        <w:rPr>
          <w:sz w:val="20"/>
          <w:szCs w:val="20"/>
        </w:rPr>
        <w:t xml:space="preserve">Where’s the validation section?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21B7CB" w15:done="0"/>
  <w15:commentEx w15:paraId="63C506CB" w15:done="0"/>
  <w15:commentEx w15:paraId="0DDF7530" w15:done="0"/>
  <w15:commentEx w15:paraId="2C10FBFB" w15:done="0"/>
  <w15:commentEx w15:paraId="2F2A4E73" w15:done="0"/>
  <w15:commentEx w15:paraId="4C3617E4" w15:done="0"/>
  <w15:commentEx w15:paraId="44E27865" w15:done="0"/>
  <w15:commentEx w15:paraId="47CA6977" w15:done="0"/>
  <w15:commentEx w15:paraId="63866BD9" w15:done="0"/>
  <w15:commentEx w15:paraId="08DC778A" w15:done="0"/>
  <w15:commentEx w15:paraId="2CFA8825" w15:done="0"/>
  <w15:commentEx w15:paraId="123DBA8B" w15:paraIdParent="2CFA8825" w15:done="0"/>
  <w15:commentEx w15:paraId="6D8A5F20" w15:done="0"/>
  <w15:commentEx w15:paraId="5A31787F" w15:done="0"/>
  <w15:commentEx w15:paraId="2A6C2D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8050154" w16cex:dateUtc="2023-11-21T06:12:00Z"/>
  <w16cex:commentExtensible w16cex:durableId="4A7FB58D" w16cex:dateUtc="2023-11-21T06:08:00Z"/>
  <w16cex:commentExtensible w16cex:durableId="47130CFF" w16cex:dateUtc="2023-11-21T06:11:00Z"/>
  <w16cex:commentExtensible w16cex:durableId="3BA504DE" w16cex:dateUtc="2023-11-21T06:17:00Z"/>
  <w16cex:commentExtensible w16cex:durableId="6E9977E1" w16cex:dateUtc="2023-11-21T06:21:00Z"/>
  <w16cex:commentExtensible w16cex:durableId="4EC322F5" w16cex:dateUtc="2023-11-21T06:31:00Z"/>
  <w16cex:commentExtensible w16cex:durableId="75047452" w16cex:dateUtc="2023-11-21T06:34:00Z"/>
  <w16cex:commentExtensible w16cex:durableId="46F27384" w16cex:dateUtc="2023-11-21T06:37:00Z"/>
  <w16cex:commentExtensible w16cex:durableId="0D1751E7" w16cex:dateUtc="2023-11-21T06:38:00Z"/>
  <w16cex:commentExtensible w16cex:durableId="605D625C" w16cex:dateUtc="2023-11-21T06:40:00Z"/>
  <w16cex:commentExtensible w16cex:durableId="2884E884" w16cex:dateUtc="2023-08-14T14:53:00Z"/>
  <w16cex:commentExtensible w16cex:durableId="28875FCB" w16cex:dateUtc="2023-08-16T11:46:00Z"/>
  <w16cex:commentExtensible w16cex:durableId="255A499B" w16cex:dateUtc="2023-11-21T06:40:00Z"/>
  <w16cex:commentExtensible w16cex:durableId="4DCE05F8" w16cex:dateUtc="2023-11-21T06:47:00Z"/>
  <w16cex:commentExtensible w16cex:durableId="59DC2B8C" w16cex:dateUtc="2023-11-21T0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21B7CB" w16cid:durableId="18050154"/>
  <w16cid:commentId w16cid:paraId="63C506CB" w16cid:durableId="4A7FB58D"/>
  <w16cid:commentId w16cid:paraId="0DDF7530" w16cid:durableId="47130CFF"/>
  <w16cid:commentId w16cid:paraId="2C10FBFB" w16cid:durableId="3BA504DE"/>
  <w16cid:commentId w16cid:paraId="2F2A4E73" w16cid:durableId="6E9977E1"/>
  <w16cid:commentId w16cid:paraId="4C3617E4" w16cid:durableId="4EC322F5"/>
  <w16cid:commentId w16cid:paraId="44E27865" w16cid:durableId="75047452"/>
  <w16cid:commentId w16cid:paraId="47CA6977" w16cid:durableId="46F27384"/>
  <w16cid:commentId w16cid:paraId="63866BD9" w16cid:durableId="0D1751E7"/>
  <w16cid:commentId w16cid:paraId="08DC778A" w16cid:durableId="605D625C"/>
  <w16cid:commentId w16cid:paraId="2CFA8825" w16cid:durableId="2884E884"/>
  <w16cid:commentId w16cid:paraId="123DBA8B" w16cid:durableId="28875FCB"/>
  <w16cid:commentId w16cid:paraId="6D8A5F20" w16cid:durableId="255A499B"/>
  <w16cid:commentId w16cid:paraId="5A31787F" w16cid:durableId="4DCE05F8"/>
  <w16cid:commentId w16cid:paraId="2A6C2DAF" w16cid:durableId="59DC2B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94DBA" w14:textId="77777777" w:rsidR="00F176BC" w:rsidRDefault="00F176BC" w:rsidP="00515823">
      <w:pPr>
        <w:spacing w:after="0" w:line="240" w:lineRule="auto"/>
      </w:pPr>
      <w:r>
        <w:separator/>
      </w:r>
    </w:p>
  </w:endnote>
  <w:endnote w:type="continuationSeparator" w:id="0">
    <w:p w14:paraId="737E58DD" w14:textId="77777777" w:rsidR="00F176BC" w:rsidRDefault="00F176BC" w:rsidP="005158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altName w:val="Sylfaen"/>
    <w:panose1 w:val="00000500000000020000"/>
    <w:charset w:val="00"/>
    <w:family w:val="auto"/>
    <w:pitch w:val="variable"/>
    <w:sig w:usb0="E0002EFF" w:usb1="D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194304"/>
      <w:docPartObj>
        <w:docPartGallery w:val="Page Numbers (Bottom of Page)"/>
        <w:docPartUnique/>
      </w:docPartObj>
    </w:sdtPr>
    <w:sdtContent>
      <w:p w14:paraId="6D9E4302" w14:textId="31A93C69" w:rsidR="0011184A" w:rsidRDefault="0011184A" w:rsidP="00A64D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275621">
          <w:rPr>
            <w:rStyle w:val="PageNumber"/>
          </w:rPr>
          <w:fldChar w:fldCharType="separate"/>
        </w:r>
        <w:r w:rsidR="00275621">
          <w:rPr>
            <w:rStyle w:val="PageNumber"/>
            <w:noProof/>
          </w:rPr>
          <w:t>22</w:t>
        </w:r>
        <w:r>
          <w:rPr>
            <w:rStyle w:val="PageNumber"/>
          </w:rPr>
          <w:fldChar w:fldCharType="end"/>
        </w:r>
      </w:p>
    </w:sdtContent>
  </w:sdt>
  <w:p w14:paraId="4212FDC5" w14:textId="77777777" w:rsidR="0011184A" w:rsidRDefault="001118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7609701"/>
      <w:docPartObj>
        <w:docPartGallery w:val="Page Numbers (Bottom of Page)"/>
        <w:docPartUnique/>
      </w:docPartObj>
    </w:sdtPr>
    <w:sdtContent>
      <w:p w14:paraId="7430839D" w14:textId="544F8AFD" w:rsidR="0011184A" w:rsidRDefault="0011184A" w:rsidP="00A64DD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37EA9E" w14:textId="77777777" w:rsidR="0011184A" w:rsidRDefault="001118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BD706" w14:textId="77777777" w:rsidR="00F176BC" w:rsidRDefault="00F176BC" w:rsidP="00515823">
      <w:pPr>
        <w:spacing w:after="0" w:line="240" w:lineRule="auto"/>
      </w:pPr>
      <w:r>
        <w:separator/>
      </w:r>
    </w:p>
  </w:footnote>
  <w:footnote w:type="continuationSeparator" w:id="0">
    <w:p w14:paraId="70FDE160" w14:textId="77777777" w:rsidR="00F176BC" w:rsidRDefault="00F176BC" w:rsidP="00515823">
      <w:pPr>
        <w:spacing w:after="0" w:line="240" w:lineRule="auto"/>
      </w:pPr>
      <w:r>
        <w:continuationSeparator/>
      </w:r>
    </w:p>
  </w:footnote>
  <w:footnote w:id="1">
    <w:p w14:paraId="13485873" w14:textId="223EE599" w:rsidR="002A654A" w:rsidRDefault="002A654A">
      <w:pPr>
        <w:pStyle w:val="FootnoteText"/>
      </w:pPr>
      <w:r w:rsidRPr="007363FA">
        <w:rPr>
          <w:rStyle w:val="FootnoteReference"/>
        </w:rPr>
        <w:footnoteRef/>
      </w:r>
      <w:r>
        <w:t xml:space="preserve"> </w:t>
      </w:r>
      <w:hyperlink r:id="rId1" w:history="1">
        <w:r w:rsidRPr="00A91603">
          <w:rPr>
            <w:rStyle w:val="Hyperlink"/>
            <w:rFonts w:asciiTheme="majorBidi" w:hAnsiTheme="majorBidi" w:cstheme="majorBidi"/>
            <w:szCs w:val="28"/>
          </w:rPr>
          <w:t>https://www.ncbi.nlm.nih.gov/geo/</w:t>
        </w:r>
      </w:hyperlink>
      <w:r>
        <w:rPr>
          <w:rFonts w:asciiTheme="majorBidi" w:hAnsiTheme="majorBidi" w:cstheme="majorBidi"/>
          <w:color w:val="000000" w:themeColor="text1"/>
          <w:szCs w:val="28"/>
        </w:rPr>
        <w:t xml:space="preserve"> </w:t>
      </w:r>
      <w:r w:rsidRPr="00956B0C">
        <w:rPr>
          <w:rFonts w:asciiTheme="majorBidi" w:hAnsiTheme="majorBidi" w:cstheme="majorBidi"/>
          <w:color w:val="000000" w:themeColor="text1"/>
          <w:szCs w:val="28"/>
        </w:rPr>
        <w:t xml:space="preserve"> </w:t>
      </w:r>
    </w:p>
  </w:footnote>
  <w:footnote w:id="2">
    <w:p w14:paraId="6B6A1536" w14:textId="77777777" w:rsidR="000B442D" w:rsidRDefault="000B442D" w:rsidP="000B442D">
      <w:pPr>
        <w:pStyle w:val="FootnoteText"/>
      </w:pPr>
      <w:r w:rsidRPr="007363FA">
        <w:rPr>
          <w:rStyle w:val="FootnoteReference"/>
        </w:rPr>
        <w:footnoteRef/>
      </w:r>
      <w:r>
        <w:t xml:space="preserve"> </w:t>
      </w:r>
      <w:hyperlink r:id="rId2" w:anchor="TOOL=AT" w:history="1">
        <w:r w:rsidRPr="00A91603">
          <w:rPr>
            <w:rStyle w:val="Hyperlink"/>
          </w:rPr>
          <w:t>https://reactome.org/PathwayBrowser/#TOOL=AT</w:t>
        </w:r>
      </w:hyperlink>
    </w:p>
  </w:footnote>
  <w:footnote w:id="3">
    <w:p w14:paraId="76FA9467" w14:textId="3F324BC1" w:rsidR="000E0880" w:rsidRDefault="000E0880">
      <w:pPr>
        <w:pStyle w:val="FootnoteText"/>
      </w:pPr>
      <w:r w:rsidRPr="007363FA">
        <w:rPr>
          <w:rStyle w:val="FootnoteReference"/>
        </w:rPr>
        <w:footnoteRef/>
      </w:r>
      <w:r>
        <w:t xml:space="preserve"> </w:t>
      </w:r>
      <w:hyperlink r:id="rId3" w:history="1">
        <w:r w:rsidRPr="00217A9F">
          <w:rPr>
            <w:rStyle w:val="Hyperlink"/>
            <w:rFonts w:asciiTheme="majorBidi" w:hAnsiTheme="majorBidi" w:cstheme="majorBidi"/>
            <w:szCs w:val="28"/>
          </w:rPr>
          <w:t>https://github.com/kevinblighe/EnhancedVolcano</w:t>
        </w:r>
      </w:hyperlink>
    </w:p>
  </w:footnote>
  <w:footnote w:id="4">
    <w:p w14:paraId="4D85A963" w14:textId="27DD682D" w:rsidR="008A4579" w:rsidRDefault="008A4579">
      <w:pPr>
        <w:pStyle w:val="FootnoteText"/>
      </w:pPr>
      <w:r>
        <w:rPr>
          <w:rStyle w:val="FootnoteReference"/>
        </w:rPr>
        <w:footnoteRef/>
      </w:r>
      <w:r>
        <w:t xml:space="preserve"> </w:t>
      </w:r>
      <w:hyperlink r:id="rId4" w:history="1">
        <w:r w:rsidRPr="00650BD1">
          <w:rPr>
            <w:rStyle w:val="Hyperlink"/>
          </w:rPr>
          <w:t>https://www.broadinstitute.org/connectivity-map-cmap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06008"/>
    <w:multiLevelType w:val="multilevel"/>
    <w:tmpl w:val="C618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DD01CD"/>
    <w:multiLevelType w:val="multilevel"/>
    <w:tmpl w:val="70AC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690C8F"/>
    <w:multiLevelType w:val="multilevel"/>
    <w:tmpl w:val="FC66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7F7DBD"/>
    <w:multiLevelType w:val="multilevel"/>
    <w:tmpl w:val="404A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17790B"/>
    <w:multiLevelType w:val="multilevel"/>
    <w:tmpl w:val="EE72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270808"/>
    <w:multiLevelType w:val="multilevel"/>
    <w:tmpl w:val="57E0AD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827682E"/>
    <w:multiLevelType w:val="hybridMultilevel"/>
    <w:tmpl w:val="D014506E"/>
    <w:lvl w:ilvl="0" w:tplc="DF36A1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006691"/>
    <w:multiLevelType w:val="hybridMultilevel"/>
    <w:tmpl w:val="42785982"/>
    <w:lvl w:ilvl="0" w:tplc="B8008680">
      <w:start w:val="1"/>
      <w:numFmt w:val="upperLetter"/>
      <w:lvlText w:val="(%1)"/>
      <w:lvlJc w:val="left"/>
      <w:pPr>
        <w:ind w:left="1440" w:hanging="1395"/>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16cid:durableId="1612518589">
    <w:abstractNumId w:val="5"/>
  </w:num>
  <w:num w:numId="2" w16cid:durableId="1028602444">
    <w:abstractNumId w:val="7"/>
  </w:num>
  <w:num w:numId="3" w16cid:durableId="858664392">
    <w:abstractNumId w:val="4"/>
  </w:num>
  <w:num w:numId="4" w16cid:durableId="4871620">
    <w:abstractNumId w:val="3"/>
  </w:num>
  <w:num w:numId="5" w16cid:durableId="924995068">
    <w:abstractNumId w:val="1"/>
  </w:num>
  <w:num w:numId="6" w16cid:durableId="1037660277">
    <w:abstractNumId w:val="0"/>
  </w:num>
  <w:num w:numId="7" w16cid:durableId="1117799565">
    <w:abstractNumId w:val="6"/>
  </w:num>
  <w:num w:numId="8" w16cid:durableId="48778823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sadany, Muhammad S I M">
    <w15:presenceInfo w15:providerId="AD" w15:userId="S::msmuhammad@uiowa.edu::06b41384-ca5d-4ca8-86af-3f9c247e2772"/>
  </w15:person>
  <w15:person w15:author="Eman Mostafa Badr">
    <w15:presenceInfo w15:providerId="AD" w15:userId="S::ebadr@cu.edu.eg::d8391b03-ae38-491d-8dcf-3299405779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0aawztw7xxdwlee0zoxd5t62epa2sz2esef&quot;&gt;EndNote-Library&lt;record-ids&gt;&lt;item&gt;196&lt;/item&gt;&lt;/record-ids&gt;&lt;/item&gt;&lt;/Libraries&gt;"/>
  </w:docVars>
  <w:rsids>
    <w:rsidRoot w:val="008E7689"/>
    <w:rsid w:val="00001147"/>
    <w:rsid w:val="00003E28"/>
    <w:rsid w:val="000042BA"/>
    <w:rsid w:val="00007CBB"/>
    <w:rsid w:val="00011635"/>
    <w:rsid w:val="0001201E"/>
    <w:rsid w:val="00015592"/>
    <w:rsid w:val="000162EE"/>
    <w:rsid w:val="000222B0"/>
    <w:rsid w:val="00022735"/>
    <w:rsid w:val="00023EAB"/>
    <w:rsid w:val="0003077E"/>
    <w:rsid w:val="0003081E"/>
    <w:rsid w:val="000338EB"/>
    <w:rsid w:val="0003452F"/>
    <w:rsid w:val="00035DA7"/>
    <w:rsid w:val="00035E6C"/>
    <w:rsid w:val="000410E1"/>
    <w:rsid w:val="00043126"/>
    <w:rsid w:val="0004552E"/>
    <w:rsid w:val="00046D68"/>
    <w:rsid w:val="00052E27"/>
    <w:rsid w:val="00053397"/>
    <w:rsid w:val="000551C9"/>
    <w:rsid w:val="00056054"/>
    <w:rsid w:val="000612F8"/>
    <w:rsid w:val="00061919"/>
    <w:rsid w:val="00061DCD"/>
    <w:rsid w:val="0006624C"/>
    <w:rsid w:val="00072787"/>
    <w:rsid w:val="00076E11"/>
    <w:rsid w:val="0008022B"/>
    <w:rsid w:val="00080E5D"/>
    <w:rsid w:val="00083A3E"/>
    <w:rsid w:val="00084972"/>
    <w:rsid w:val="00090E71"/>
    <w:rsid w:val="000911F1"/>
    <w:rsid w:val="00091D47"/>
    <w:rsid w:val="000920E3"/>
    <w:rsid w:val="000960F4"/>
    <w:rsid w:val="0009682C"/>
    <w:rsid w:val="000A0E8E"/>
    <w:rsid w:val="000A264F"/>
    <w:rsid w:val="000A3EE7"/>
    <w:rsid w:val="000A5A7F"/>
    <w:rsid w:val="000B0631"/>
    <w:rsid w:val="000B442D"/>
    <w:rsid w:val="000B70E7"/>
    <w:rsid w:val="000B787D"/>
    <w:rsid w:val="000C06F5"/>
    <w:rsid w:val="000C2B6E"/>
    <w:rsid w:val="000C32B3"/>
    <w:rsid w:val="000C35D4"/>
    <w:rsid w:val="000C679C"/>
    <w:rsid w:val="000D2E5C"/>
    <w:rsid w:val="000D558A"/>
    <w:rsid w:val="000D77EA"/>
    <w:rsid w:val="000E0880"/>
    <w:rsid w:val="000E1E04"/>
    <w:rsid w:val="000E2986"/>
    <w:rsid w:val="000E3317"/>
    <w:rsid w:val="000E4759"/>
    <w:rsid w:val="000E53E1"/>
    <w:rsid w:val="000E666F"/>
    <w:rsid w:val="000F2563"/>
    <w:rsid w:val="000F3E38"/>
    <w:rsid w:val="000F4350"/>
    <w:rsid w:val="000F5A2E"/>
    <w:rsid w:val="000F7E4F"/>
    <w:rsid w:val="00100AA0"/>
    <w:rsid w:val="00102756"/>
    <w:rsid w:val="0010335D"/>
    <w:rsid w:val="001058CB"/>
    <w:rsid w:val="001060D6"/>
    <w:rsid w:val="0011184A"/>
    <w:rsid w:val="001133B4"/>
    <w:rsid w:val="00116884"/>
    <w:rsid w:val="001168D6"/>
    <w:rsid w:val="00116F50"/>
    <w:rsid w:val="00117F7E"/>
    <w:rsid w:val="001210A7"/>
    <w:rsid w:val="001212C4"/>
    <w:rsid w:val="0012303D"/>
    <w:rsid w:val="00123596"/>
    <w:rsid w:val="00123CF2"/>
    <w:rsid w:val="00125F2C"/>
    <w:rsid w:val="0012706F"/>
    <w:rsid w:val="00127F7F"/>
    <w:rsid w:val="0013097C"/>
    <w:rsid w:val="001313A3"/>
    <w:rsid w:val="001328A2"/>
    <w:rsid w:val="001329A2"/>
    <w:rsid w:val="00132D60"/>
    <w:rsid w:val="00134773"/>
    <w:rsid w:val="00134CF7"/>
    <w:rsid w:val="001357A2"/>
    <w:rsid w:val="00135FBD"/>
    <w:rsid w:val="00140217"/>
    <w:rsid w:val="0014167A"/>
    <w:rsid w:val="0014566F"/>
    <w:rsid w:val="00146DE1"/>
    <w:rsid w:val="00153919"/>
    <w:rsid w:val="0015466D"/>
    <w:rsid w:val="00156B0E"/>
    <w:rsid w:val="001572DD"/>
    <w:rsid w:val="00160457"/>
    <w:rsid w:val="00161917"/>
    <w:rsid w:val="001638A8"/>
    <w:rsid w:val="00166A06"/>
    <w:rsid w:val="00170567"/>
    <w:rsid w:val="00171E0F"/>
    <w:rsid w:val="0017289B"/>
    <w:rsid w:val="00172D9F"/>
    <w:rsid w:val="00172F8F"/>
    <w:rsid w:val="00173130"/>
    <w:rsid w:val="0017679F"/>
    <w:rsid w:val="001771F9"/>
    <w:rsid w:val="00180577"/>
    <w:rsid w:val="001835B7"/>
    <w:rsid w:val="0018510E"/>
    <w:rsid w:val="0018582D"/>
    <w:rsid w:val="00186EAE"/>
    <w:rsid w:val="00191CE8"/>
    <w:rsid w:val="00191FE0"/>
    <w:rsid w:val="00192316"/>
    <w:rsid w:val="001927DA"/>
    <w:rsid w:val="00195BEF"/>
    <w:rsid w:val="001A565F"/>
    <w:rsid w:val="001A6E7A"/>
    <w:rsid w:val="001B1C40"/>
    <w:rsid w:val="001B3470"/>
    <w:rsid w:val="001B4F26"/>
    <w:rsid w:val="001C0B03"/>
    <w:rsid w:val="001C2FF3"/>
    <w:rsid w:val="001C4A6C"/>
    <w:rsid w:val="001C4FB8"/>
    <w:rsid w:val="001C5177"/>
    <w:rsid w:val="001C73E2"/>
    <w:rsid w:val="001D00D1"/>
    <w:rsid w:val="001D23FE"/>
    <w:rsid w:val="001D2FE0"/>
    <w:rsid w:val="001D44A4"/>
    <w:rsid w:val="001E1066"/>
    <w:rsid w:val="001E348A"/>
    <w:rsid w:val="001E4394"/>
    <w:rsid w:val="001F28C4"/>
    <w:rsid w:val="001F5510"/>
    <w:rsid w:val="002009FA"/>
    <w:rsid w:val="00202307"/>
    <w:rsid w:val="00203232"/>
    <w:rsid w:val="002036D0"/>
    <w:rsid w:val="00203F3C"/>
    <w:rsid w:val="00204DB9"/>
    <w:rsid w:val="0020648F"/>
    <w:rsid w:val="0021173F"/>
    <w:rsid w:val="00212CB8"/>
    <w:rsid w:val="002147C2"/>
    <w:rsid w:val="0021509F"/>
    <w:rsid w:val="0022360D"/>
    <w:rsid w:val="00227F5F"/>
    <w:rsid w:val="002312CF"/>
    <w:rsid w:val="00231816"/>
    <w:rsid w:val="002321BB"/>
    <w:rsid w:val="00235CC4"/>
    <w:rsid w:val="0023723A"/>
    <w:rsid w:val="002404D2"/>
    <w:rsid w:val="00240F4F"/>
    <w:rsid w:val="00244202"/>
    <w:rsid w:val="00250FCF"/>
    <w:rsid w:val="00251599"/>
    <w:rsid w:val="002518F6"/>
    <w:rsid w:val="00251EAD"/>
    <w:rsid w:val="00252560"/>
    <w:rsid w:val="002531A2"/>
    <w:rsid w:val="00253386"/>
    <w:rsid w:val="0025511E"/>
    <w:rsid w:val="00260E63"/>
    <w:rsid w:val="00261D81"/>
    <w:rsid w:val="002665D0"/>
    <w:rsid w:val="00267550"/>
    <w:rsid w:val="00271B9D"/>
    <w:rsid w:val="002755A2"/>
    <w:rsid w:val="00275621"/>
    <w:rsid w:val="0027739D"/>
    <w:rsid w:val="0028075E"/>
    <w:rsid w:val="00281CBC"/>
    <w:rsid w:val="0028696B"/>
    <w:rsid w:val="0029075B"/>
    <w:rsid w:val="002937D3"/>
    <w:rsid w:val="002942FB"/>
    <w:rsid w:val="002975B0"/>
    <w:rsid w:val="002A1849"/>
    <w:rsid w:val="002A38E7"/>
    <w:rsid w:val="002A64FB"/>
    <w:rsid w:val="002A654A"/>
    <w:rsid w:val="002B3A3F"/>
    <w:rsid w:val="002B75CB"/>
    <w:rsid w:val="002B76BC"/>
    <w:rsid w:val="002C1202"/>
    <w:rsid w:val="002C14C2"/>
    <w:rsid w:val="002C2110"/>
    <w:rsid w:val="002C226A"/>
    <w:rsid w:val="002C736A"/>
    <w:rsid w:val="002D0A0F"/>
    <w:rsid w:val="002D0D1A"/>
    <w:rsid w:val="002D6105"/>
    <w:rsid w:val="002E30CA"/>
    <w:rsid w:val="002E6462"/>
    <w:rsid w:val="002F096C"/>
    <w:rsid w:val="002F1C57"/>
    <w:rsid w:val="002F3509"/>
    <w:rsid w:val="002F7E4D"/>
    <w:rsid w:val="002F7F83"/>
    <w:rsid w:val="00304A96"/>
    <w:rsid w:val="003060A1"/>
    <w:rsid w:val="00312D25"/>
    <w:rsid w:val="00313172"/>
    <w:rsid w:val="003134EE"/>
    <w:rsid w:val="003147E2"/>
    <w:rsid w:val="003166E9"/>
    <w:rsid w:val="003204CC"/>
    <w:rsid w:val="003229E6"/>
    <w:rsid w:val="003328A6"/>
    <w:rsid w:val="00336CEF"/>
    <w:rsid w:val="00337895"/>
    <w:rsid w:val="003379A1"/>
    <w:rsid w:val="00342E37"/>
    <w:rsid w:val="003434B4"/>
    <w:rsid w:val="00343917"/>
    <w:rsid w:val="0035049A"/>
    <w:rsid w:val="00355C48"/>
    <w:rsid w:val="00361E0A"/>
    <w:rsid w:val="00372E46"/>
    <w:rsid w:val="00372EDB"/>
    <w:rsid w:val="00373915"/>
    <w:rsid w:val="00374DA2"/>
    <w:rsid w:val="00376183"/>
    <w:rsid w:val="00376D99"/>
    <w:rsid w:val="003777D6"/>
    <w:rsid w:val="00386806"/>
    <w:rsid w:val="0039192A"/>
    <w:rsid w:val="003925F6"/>
    <w:rsid w:val="00394760"/>
    <w:rsid w:val="0039590D"/>
    <w:rsid w:val="00395D14"/>
    <w:rsid w:val="0039664C"/>
    <w:rsid w:val="003A21CA"/>
    <w:rsid w:val="003A32BA"/>
    <w:rsid w:val="003A32C8"/>
    <w:rsid w:val="003A504B"/>
    <w:rsid w:val="003C2FF5"/>
    <w:rsid w:val="003D03CD"/>
    <w:rsid w:val="003D6078"/>
    <w:rsid w:val="003D6248"/>
    <w:rsid w:val="003E16EF"/>
    <w:rsid w:val="003E28CF"/>
    <w:rsid w:val="003E4315"/>
    <w:rsid w:val="003E7C08"/>
    <w:rsid w:val="003E7D77"/>
    <w:rsid w:val="003F05C6"/>
    <w:rsid w:val="003F529D"/>
    <w:rsid w:val="003F5BDF"/>
    <w:rsid w:val="003F741B"/>
    <w:rsid w:val="00401B87"/>
    <w:rsid w:val="00410BAE"/>
    <w:rsid w:val="00415EF1"/>
    <w:rsid w:val="004211A1"/>
    <w:rsid w:val="00421E60"/>
    <w:rsid w:val="00424889"/>
    <w:rsid w:val="0042616F"/>
    <w:rsid w:val="00431C15"/>
    <w:rsid w:val="0043237E"/>
    <w:rsid w:val="00433611"/>
    <w:rsid w:val="00433E6E"/>
    <w:rsid w:val="00434371"/>
    <w:rsid w:val="0044040B"/>
    <w:rsid w:val="00440AC0"/>
    <w:rsid w:val="00442CDD"/>
    <w:rsid w:val="00442CF3"/>
    <w:rsid w:val="00443363"/>
    <w:rsid w:val="00445026"/>
    <w:rsid w:val="00446AE0"/>
    <w:rsid w:val="00447E77"/>
    <w:rsid w:val="0045063E"/>
    <w:rsid w:val="0045172B"/>
    <w:rsid w:val="00453346"/>
    <w:rsid w:val="00455EC0"/>
    <w:rsid w:val="004573E4"/>
    <w:rsid w:val="00463166"/>
    <w:rsid w:val="00467091"/>
    <w:rsid w:val="00467850"/>
    <w:rsid w:val="00470CCB"/>
    <w:rsid w:val="00476FEA"/>
    <w:rsid w:val="00483C3F"/>
    <w:rsid w:val="004848C7"/>
    <w:rsid w:val="00490045"/>
    <w:rsid w:val="00491237"/>
    <w:rsid w:val="0049347E"/>
    <w:rsid w:val="00495E29"/>
    <w:rsid w:val="0049640F"/>
    <w:rsid w:val="004A2218"/>
    <w:rsid w:val="004A249D"/>
    <w:rsid w:val="004A3C7C"/>
    <w:rsid w:val="004B3235"/>
    <w:rsid w:val="004C112F"/>
    <w:rsid w:val="004D0650"/>
    <w:rsid w:val="004D202B"/>
    <w:rsid w:val="004D473B"/>
    <w:rsid w:val="004D4D36"/>
    <w:rsid w:val="004D5D2D"/>
    <w:rsid w:val="004D69F1"/>
    <w:rsid w:val="004E1283"/>
    <w:rsid w:val="004E3A8E"/>
    <w:rsid w:val="004E4242"/>
    <w:rsid w:val="004E4636"/>
    <w:rsid w:val="004F0170"/>
    <w:rsid w:val="004F0EE7"/>
    <w:rsid w:val="004F1AD5"/>
    <w:rsid w:val="004F254E"/>
    <w:rsid w:val="004F51CD"/>
    <w:rsid w:val="004F7864"/>
    <w:rsid w:val="0050023E"/>
    <w:rsid w:val="00504DC5"/>
    <w:rsid w:val="00504FFB"/>
    <w:rsid w:val="00505E06"/>
    <w:rsid w:val="00507FA3"/>
    <w:rsid w:val="0051050F"/>
    <w:rsid w:val="00510524"/>
    <w:rsid w:val="005157BC"/>
    <w:rsid w:val="00515823"/>
    <w:rsid w:val="00516D95"/>
    <w:rsid w:val="00520FAF"/>
    <w:rsid w:val="005219D3"/>
    <w:rsid w:val="00524097"/>
    <w:rsid w:val="00524EFD"/>
    <w:rsid w:val="005259EB"/>
    <w:rsid w:val="0052707D"/>
    <w:rsid w:val="00533239"/>
    <w:rsid w:val="00533A61"/>
    <w:rsid w:val="005361A8"/>
    <w:rsid w:val="00541B3D"/>
    <w:rsid w:val="00542128"/>
    <w:rsid w:val="00544927"/>
    <w:rsid w:val="00544FEF"/>
    <w:rsid w:val="005462D2"/>
    <w:rsid w:val="00547ABC"/>
    <w:rsid w:val="005529A0"/>
    <w:rsid w:val="00553B0B"/>
    <w:rsid w:val="005544EC"/>
    <w:rsid w:val="005552EA"/>
    <w:rsid w:val="00556C13"/>
    <w:rsid w:val="005573B2"/>
    <w:rsid w:val="00561916"/>
    <w:rsid w:val="00565007"/>
    <w:rsid w:val="00565BCE"/>
    <w:rsid w:val="00573BB1"/>
    <w:rsid w:val="00573C7C"/>
    <w:rsid w:val="005809A4"/>
    <w:rsid w:val="00582D00"/>
    <w:rsid w:val="00584B79"/>
    <w:rsid w:val="005861AB"/>
    <w:rsid w:val="00587BCE"/>
    <w:rsid w:val="00587E44"/>
    <w:rsid w:val="005921BE"/>
    <w:rsid w:val="005A53AF"/>
    <w:rsid w:val="005A5555"/>
    <w:rsid w:val="005A635F"/>
    <w:rsid w:val="005A67C6"/>
    <w:rsid w:val="005A74A3"/>
    <w:rsid w:val="005B0800"/>
    <w:rsid w:val="005B0E11"/>
    <w:rsid w:val="005B37A9"/>
    <w:rsid w:val="005B4AF3"/>
    <w:rsid w:val="005B4DD3"/>
    <w:rsid w:val="005B57FA"/>
    <w:rsid w:val="005B6A44"/>
    <w:rsid w:val="005B77A2"/>
    <w:rsid w:val="005B77D1"/>
    <w:rsid w:val="005C6195"/>
    <w:rsid w:val="005C7E78"/>
    <w:rsid w:val="005D0A63"/>
    <w:rsid w:val="005D353C"/>
    <w:rsid w:val="005E0B5E"/>
    <w:rsid w:val="005E32A8"/>
    <w:rsid w:val="005E3553"/>
    <w:rsid w:val="005E37D5"/>
    <w:rsid w:val="005E6064"/>
    <w:rsid w:val="005E657C"/>
    <w:rsid w:val="005E6D52"/>
    <w:rsid w:val="005E7566"/>
    <w:rsid w:val="005F0323"/>
    <w:rsid w:val="005F0D8D"/>
    <w:rsid w:val="005F3A3A"/>
    <w:rsid w:val="005F4A24"/>
    <w:rsid w:val="005F7478"/>
    <w:rsid w:val="00601935"/>
    <w:rsid w:val="0060475D"/>
    <w:rsid w:val="00606F68"/>
    <w:rsid w:val="006071B9"/>
    <w:rsid w:val="006122CE"/>
    <w:rsid w:val="0061359E"/>
    <w:rsid w:val="00616A8E"/>
    <w:rsid w:val="0062489F"/>
    <w:rsid w:val="0062515E"/>
    <w:rsid w:val="0063335E"/>
    <w:rsid w:val="00635FA6"/>
    <w:rsid w:val="00636010"/>
    <w:rsid w:val="00637A59"/>
    <w:rsid w:val="006404F0"/>
    <w:rsid w:val="00642B21"/>
    <w:rsid w:val="00643060"/>
    <w:rsid w:val="006449D1"/>
    <w:rsid w:val="00645B9B"/>
    <w:rsid w:val="00646AC0"/>
    <w:rsid w:val="00646FEC"/>
    <w:rsid w:val="0064752D"/>
    <w:rsid w:val="0065113C"/>
    <w:rsid w:val="006530D4"/>
    <w:rsid w:val="0065436C"/>
    <w:rsid w:val="00654388"/>
    <w:rsid w:val="006548F2"/>
    <w:rsid w:val="00655A55"/>
    <w:rsid w:val="00655DF8"/>
    <w:rsid w:val="0065693F"/>
    <w:rsid w:val="00656B8B"/>
    <w:rsid w:val="00661E6F"/>
    <w:rsid w:val="00662123"/>
    <w:rsid w:val="00662989"/>
    <w:rsid w:val="00666BA6"/>
    <w:rsid w:val="006715C9"/>
    <w:rsid w:val="00671C05"/>
    <w:rsid w:val="00675505"/>
    <w:rsid w:val="006819E0"/>
    <w:rsid w:val="00682FF8"/>
    <w:rsid w:val="00684103"/>
    <w:rsid w:val="00684E8B"/>
    <w:rsid w:val="00685B4F"/>
    <w:rsid w:val="0069039B"/>
    <w:rsid w:val="00691DF3"/>
    <w:rsid w:val="00692C54"/>
    <w:rsid w:val="00693DF3"/>
    <w:rsid w:val="00696C9C"/>
    <w:rsid w:val="0069758F"/>
    <w:rsid w:val="006A00FC"/>
    <w:rsid w:val="006A0A73"/>
    <w:rsid w:val="006A37AD"/>
    <w:rsid w:val="006A7A14"/>
    <w:rsid w:val="006B2586"/>
    <w:rsid w:val="006B36BA"/>
    <w:rsid w:val="006B4C8D"/>
    <w:rsid w:val="006B4DDC"/>
    <w:rsid w:val="006B5D6F"/>
    <w:rsid w:val="006B71E2"/>
    <w:rsid w:val="006C313D"/>
    <w:rsid w:val="006D014D"/>
    <w:rsid w:val="006E05F0"/>
    <w:rsid w:val="006E18C9"/>
    <w:rsid w:val="006E366D"/>
    <w:rsid w:val="006E4965"/>
    <w:rsid w:val="006E58F1"/>
    <w:rsid w:val="006E599D"/>
    <w:rsid w:val="006E7683"/>
    <w:rsid w:val="006F0082"/>
    <w:rsid w:val="006F0B58"/>
    <w:rsid w:val="006F32EB"/>
    <w:rsid w:val="006F4768"/>
    <w:rsid w:val="006F69D2"/>
    <w:rsid w:val="006F7002"/>
    <w:rsid w:val="007059BA"/>
    <w:rsid w:val="00706F81"/>
    <w:rsid w:val="007108A8"/>
    <w:rsid w:val="00711E3C"/>
    <w:rsid w:val="0071224C"/>
    <w:rsid w:val="00714B3B"/>
    <w:rsid w:val="007150E4"/>
    <w:rsid w:val="0071614E"/>
    <w:rsid w:val="00717B91"/>
    <w:rsid w:val="00720663"/>
    <w:rsid w:val="00722585"/>
    <w:rsid w:val="007228E4"/>
    <w:rsid w:val="007264CC"/>
    <w:rsid w:val="00727283"/>
    <w:rsid w:val="00730853"/>
    <w:rsid w:val="00731033"/>
    <w:rsid w:val="00733600"/>
    <w:rsid w:val="007339DC"/>
    <w:rsid w:val="00734B9B"/>
    <w:rsid w:val="007363BC"/>
    <w:rsid w:val="007363FA"/>
    <w:rsid w:val="00737043"/>
    <w:rsid w:val="00737E53"/>
    <w:rsid w:val="00737F71"/>
    <w:rsid w:val="007423A4"/>
    <w:rsid w:val="00745760"/>
    <w:rsid w:val="00746020"/>
    <w:rsid w:val="00746EB1"/>
    <w:rsid w:val="0075444E"/>
    <w:rsid w:val="00760BCF"/>
    <w:rsid w:val="007634A6"/>
    <w:rsid w:val="00763F10"/>
    <w:rsid w:val="00770540"/>
    <w:rsid w:val="007709B6"/>
    <w:rsid w:val="0077468A"/>
    <w:rsid w:val="00776162"/>
    <w:rsid w:val="00783FF6"/>
    <w:rsid w:val="007845E3"/>
    <w:rsid w:val="00786643"/>
    <w:rsid w:val="0078673C"/>
    <w:rsid w:val="00790A82"/>
    <w:rsid w:val="007939CD"/>
    <w:rsid w:val="007A202D"/>
    <w:rsid w:val="007B1A0B"/>
    <w:rsid w:val="007B566E"/>
    <w:rsid w:val="007C28D2"/>
    <w:rsid w:val="007C4557"/>
    <w:rsid w:val="007C5A9E"/>
    <w:rsid w:val="007C7315"/>
    <w:rsid w:val="007D0882"/>
    <w:rsid w:val="007D2200"/>
    <w:rsid w:val="007D4760"/>
    <w:rsid w:val="007D5779"/>
    <w:rsid w:val="007E3B12"/>
    <w:rsid w:val="007E549F"/>
    <w:rsid w:val="007F36ED"/>
    <w:rsid w:val="007F3EF0"/>
    <w:rsid w:val="007F7E6D"/>
    <w:rsid w:val="00801B7A"/>
    <w:rsid w:val="00802CB1"/>
    <w:rsid w:val="00803708"/>
    <w:rsid w:val="00804A41"/>
    <w:rsid w:val="00807BED"/>
    <w:rsid w:val="0081532C"/>
    <w:rsid w:val="00816EFE"/>
    <w:rsid w:val="00820E15"/>
    <w:rsid w:val="00824428"/>
    <w:rsid w:val="008260B5"/>
    <w:rsid w:val="00834976"/>
    <w:rsid w:val="00836878"/>
    <w:rsid w:val="00836D5E"/>
    <w:rsid w:val="00842E74"/>
    <w:rsid w:val="00842F83"/>
    <w:rsid w:val="00843EDE"/>
    <w:rsid w:val="008573B4"/>
    <w:rsid w:val="00857643"/>
    <w:rsid w:val="008622FA"/>
    <w:rsid w:val="0086325D"/>
    <w:rsid w:val="00863712"/>
    <w:rsid w:val="00866067"/>
    <w:rsid w:val="0087123F"/>
    <w:rsid w:val="00872BA7"/>
    <w:rsid w:val="008775F3"/>
    <w:rsid w:val="008778B1"/>
    <w:rsid w:val="00877C5C"/>
    <w:rsid w:val="008803EE"/>
    <w:rsid w:val="00882F7D"/>
    <w:rsid w:val="00886AF9"/>
    <w:rsid w:val="0089064C"/>
    <w:rsid w:val="00891177"/>
    <w:rsid w:val="00892585"/>
    <w:rsid w:val="0089388A"/>
    <w:rsid w:val="00894502"/>
    <w:rsid w:val="008A0336"/>
    <w:rsid w:val="008A2649"/>
    <w:rsid w:val="008A4579"/>
    <w:rsid w:val="008A4DDE"/>
    <w:rsid w:val="008A5BBE"/>
    <w:rsid w:val="008B53C0"/>
    <w:rsid w:val="008B59E5"/>
    <w:rsid w:val="008B6F4F"/>
    <w:rsid w:val="008B7D64"/>
    <w:rsid w:val="008C6F39"/>
    <w:rsid w:val="008C7A5E"/>
    <w:rsid w:val="008C7DB8"/>
    <w:rsid w:val="008D0897"/>
    <w:rsid w:val="008D153A"/>
    <w:rsid w:val="008D27B2"/>
    <w:rsid w:val="008D3A48"/>
    <w:rsid w:val="008D4338"/>
    <w:rsid w:val="008D4C21"/>
    <w:rsid w:val="008E10AA"/>
    <w:rsid w:val="008E1D80"/>
    <w:rsid w:val="008E4546"/>
    <w:rsid w:val="008E4685"/>
    <w:rsid w:val="008E6DA7"/>
    <w:rsid w:val="008E7689"/>
    <w:rsid w:val="008F2674"/>
    <w:rsid w:val="008F4E88"/>
    <w:rsid w:val="008F510E"/>
    <w:rsid w:val="008F58CE"/>
    <w:rsid w:val="008F6669"/>
    <w:rsid w:val="00901527"/>
    <w:rsid w:val="00902A2D"/>
    <w:rsid w:val="00913021"/>
    <w:rsid w:val="00915A07"/>
    <w:rsid w:val="00915C85"/>
    <w:rsid w:val="00922EBE"/>
    <w:rsid w:val="0092335A"/>
    <w:rsid w:val="00924E57"/>
    <w:rsid w:val="009256DB"/>
    <w:rsid w:val="00931DE5"/>
    <w:rsid w:val="009337E6"/>
    <w:rsid w:val="00936D51"/>
    <w:rsid w:val="00940D83"/>
    <w:rsid w:val="00941C09"/>
    <w:rsid w:val="00943D6B"/>
    <w:rsid w:val="0094524A"/>
    <w:rsid w:val="00945FB1"/>
    <w:rsid w:val="00947164"/>
    <w:rsid w:val="009502B1"/>
    <w:rsid w:val="009526DA"/>
    <w:rsid w:val="00954F81"/>
    <w:rsid w:val="00956B0C"/>
    <w:rsid w:val="00963D71"/>
    <w:rsid w:val="00964906"/>
    <w:rsid w:val="00971535"/>
    <w:rsid w:val="00972A43"/>
    <w:rsid w:val="0097600C"/>
    <w:rsid w:val="009820A8"/>
    <w:rsid w:val="009836A5"/>
    <w:rsid w:val="00983A02"/>
    <w:rsid w:val="00987369"/>
    <w:rsid w:val="00991231"/>
    <w:rsid w:val="00992D9F"/>
    <w:rsid w:val="00997184"/>
    <w:rsid w:val="009A0904"/>
    <w:rsid w:val="009A175E"/>
    <w:rsid w:val="009A63BC"/>
    <w:rsid w:val="009A7330"/>
    <w:rsid w:val="009B00BE"/>
    <w:rsid w:val="009B1440"/>
    <w:rsid w:val="009B4224"/>
    <w:rsid w:val="009B42C5"/>
    <w:rsid w:val="009B78A8"/>
    <w:rsid w:val="009C12F0"/>
    <w:rsid w:val="009C1708"/>
    <w:rsid w:val="009C17C5"/>
    <w:rsid w:val="009C1E98"/>
    <w:rsid w:val="009C2C01"/>
    <w:rsid w:val="009C6850"/>
    <w:rsid w:val="009D7610"/>
    <w:rsid w:val="009E082F"/>
    <w:rsid w:val="009E093F"/>
    <w:rsid w:val="009E2E38"/>
    <w:rsid w:val="009E5E5B"/>
    <w:rsid w:val="009E6115"/>
    <w:rsid w:val="009F047A"/>
    <w:rsid w:val="009F1937"/>
    <w:rsid w:val="009F6869"/>
    <w:rsid w:val="009F76D7"/>
    <w:rsid w:val="00A01576"/>
    <w:rsid w:val="00A0389A"/>
    <w:rsid w:val="00A043C0"/>
    <w:rsid w:val="00A045A7"/>
    <w:rsid w:val="00A051F2"/>
    <w:rsid w:val="00A0764B"/>
    <w:rsid w:val="00A118B7"/>
    <w:rsid w:val="00A134EB"/>
    <w:rsid w:val="00A164F7"/>
    <w:rsid w:val="00A177F1"/>
    <w:rsid w:val="00A20747"/>
    <w:rsid w:val="00A21EB6"/>
    <w:rsid w:val="00A23D0E"/>
    <w:rsid w:val="00A24048"/>
    <w:rsid w:val="00A27D13"/>
    <w:rsid w:val="00A30295"/>
    <w:rsid w:val="00A30787"/>
    <w:rsid w:val="00A334C1"/>
    <w:rsid w:val="00A33F34"/>
    <w:rsid w:val="00A37EEB"/>
    <w:rsid w:val="00A43F56"/>
    <w:rsid w:val="00A43FBE"/>
    <w:rsid w:val="00A50C60"/>
    <w:rsid w:val="00A51F72"/>
    <w:rsid w:val="00A51FB7"/>
    <w:rsid w:val="00A538BF"/>
    <w:rsid w:val="00A54082"/>
    <w:rsid w:val="00A55B4E"/>
    <w:rsid w:val="00A5689D"/>
    <w:rsid w:val="00A60305"/>
    <w:rsid w:val="00A6134D"/>
    <w:rsid w:val="00A63D2C"/>
    <w:rsid w:val="00A66F92"/>
    <w:rsid w:val="00A71154"/>
    <w:rsid w:val="00A72CF8"/>
    <w:rsid w:val="00A73F45"/>
    <w:rsid w:val="00A74E20"/>
    <w:rsid w:val="00A75FFE"/>
    <w:rsid w:val="00A76848"/>
    <w:rsid w:val="00A828DE"/>
    <w:rsid w:val="00A853D1"/>
    <w:rsid w:val="00A85C79"/>
    <w:rsid w:val="00A93FCA"/>
    <w:rsid w:val="00A95088"/>
    <w:rsid w:val="00A9631A"/>
    <w:rsid w:val="00A9656C"/>
    <w:rsid w:val="00A9696B"/>
    <w:rsid w:val="00A9715A"/>
    <w:rsid w:val="00AA585B"/>
    <w:rsid w:val="00AB1D3F"/>
    <w:rsid w:val="00AB3F00"/>
    <w:rsid w:val="00AB5FE1"/>
    <w:rsid w:val="00AB6871"/>
    <w:rsid w:val="00AC0723"/>
    <w:rsid w:val="00AC13FB"/>
    <w:rsid w:val="00AC6848"/>
    <w:rsid w:val="00AC7994"/>
    <w:rsid w:val="00AD1BB7"/>
    <w:rsid w:val="00AD269D"/>
    <w:rsid w:val="00AE41C5"/>
    <w:rsid w:val="00AF0169"/>
    <w:rsid w:val="00AF3297"/>
    <w:rsid w:val="00AF7FEE"/>
    <w:rsid w:val="00B00397"/>
    <w:rsid w:val="00B03711"/>
    <w:rsid w:val="00B047F4"/>
    <w:rsid w:val="00B04A12"/>
    <w:rsid w:val="00B066FC"/>
    <w:rsid w:val="00B06DA3"/>
    <w:rsid w:val="00B12604"/>
    <w:rsid w:val="00B12851"/>
    <w:rsid w:val="00B12F0A"/>
    <w:rsid w:val="00B1389B"/>
    <w:rsid w:val="00B15181"/>
    <w:rsid w:val="00B17AC4"/>
    <w:rsid w:val="00B24C9D"/>
    <w:rsid w:val="00B35C65"/>
    <w:rsid w:val="00B37476"/>
    <w:rsid w:val="00B37682"/>
    <w:rsid w:val="00B37994"/>
    <w:rsid w:val="00B42792"/>
    <w:rsid w:val="00B44F5C"/>
    <w:rsid w:val="00B46D11"/>
    <w:rsid w:val="00B500D7"/>
    <w:rsid w:val="00B5101E"/>
    <w:rsid w:val="00B533D4"/>
    <w:rsid w:val="00B53B8F"/>
    <w:rsid w:val="00B60457"/>
    <w:rsid w:val="00B608B2"/>
    <w:rsid w:val="00B64A51"/>
    <w:rsid w:val="00B70319"/>
    <w:rsid w:val="00B714FB"/>
    <w:rsid w:val="00B716C3"/>
    <w:rsid w:val="00B74490"/>
    <w:rsid w:val="00B7516F"/>
    <w:rsid w:val="00B7541E"/>
    <w:rsid w:val="00B80DB5"/>
    <w:rsid w:val="00B81B7D"/>
    <w:rsid w:val="00B853D2"/>
    <w:rsid w:val="00B9271E"/>
    <w:rsid w:val="00B93629"/>
    <w:rsid w:val="00B9493D"/>
    <w:rsid w:val="00B9503C"/>
    <w:rsid w:val="00B95404"/>
    <w:rsid w:val="00B97015"/>
    <w:rsid w:val="00BA02DB"/>
    <w:rsid w:val="00BA185E"/>
    <w:rsid w:val="00BA4589"/>
    <w:rsid w:val="00BA5162"/>
    <w:rsid w:val="00BA548F"/>
    <w:rsid w:val="00BA6B67"/>
    <w:rsid w:val="00BA6EF1"/>
    <w:rsid w:val="00BB1213"/>
    <w:rsid w:val="00BB2310"/>
    <w:rsid w:val="00BB27D9"/>
    <w:rsid w:val="00BC34D7"/>
    <w:rsid w:val="00BC55E5"/>
    <w:rsid w:val="00BC7A5E"/>
    <w:rsid w:val="00BD00C5"/>
    <w:rsid w:val="00BD2599"/>
    <w:rsid w:val="00BD32A6"/>
    <w:rsid w:val="00BD6CD7"/>
    <w:rsid w:val="00BE03E1"/>
    <w:rsid w:val="00BE1044"/>
    <w:rsid w:val="00BE74FE"/>
    <w:rsid w:val="00BE79EB"/>
    <w:rsid w:val="00BF69EB"/>
    <w:rsid w:val="00BF7960"/>
    <w:rsid w:val="00C0201B"/>
    <w:rsid w:val="00C061A3"/>
    <w:rsid w:val="00C1070D"/>
    <w:rsid w:val="00C1077D"/>
    <w:rsid w:val="00C1084D"/>
    <w:rsid w:val="00C13ABB"/>
    <w:rsid w:val="00C15667"/>
    <w:rsid w:val="00C16A52"/>
    <w:rsid w:val="00C17E30"/>
    <w:rsid w:val="00C22752"/>
    <w:rsid w:val="00C248F4"/>
    <w:rsid w:val="00C257E1"/>
    <w:rsid w:val="00C32AF9"/>
    <w:rsid w:val="00C33FF8"/>
    <w:rsid w:val="00C35E97"/>
    <w:rsid w:val="00C42660"/>
    <w:rsid w:val="00C430B9"/>
    <w:rsid w:val="00C448F6"/>
    <w:rsid w:val="00C504D9"/>
    <w:rsid w:val="00C52989"/>
    <w:rsid w:val="00C55F22"/>
    <w:rsid w:val="00C56154"/>
    <w:rsid w:val="00C564DC"/>
    <w:rsid w:val="00C57E73"/>
    <w:rsid w:val="00C6001C"/>
    <w:rsid w:val="00C616EC"/>
    <w:rsid w:val="00C6204C"/>
    <w:rsid w:val="00C622CA"/>
    <w:rsid w:val="00C63D5C"/>
    <w:rsid w:val="00C657B1"/>
    <w:rsid w:val="00C66078"/>
    <w:rsid w:val="00C66983"/>
    <w:rsid w:val="00C673EC"/>
    <w:rsid w:val="00C71B8D"/>
    <w:rsid w:val="00C75140"/>
    <w:rsid w:val="00C7767A"/>
    <w:rsid w:val="00C7783D"/>
    <w:rsid w:val="00C84C0E"/>
    <w:rsid w:val="00C90B9E"/>
    <w:rsid w:val="00C9114E"/>
    <w:rsid w:val="00C91648"/>
    <w:rsid w:val="00C92945"/>
    <w:rsid w:val="00C97198"/>
    <w:rsid w:val="00C9737E"/>
    <w:rsid w:val="00CB0669"/>
    <w:rsid w:val="00CB20FB"/>
    <w:rsid w:val="00CB3823"/>
    <w:rsid w:val="00CB4758"/>
    <w:rsid w:val="00CB63BB"/>
    <w:rsid w:val="00CC1D94"/>
    <w:rsid w:val="00CC2369"/>
    <w:rsid w:val="00CC2F19"/>
    <w:rsid w:val="00CC30F8"/>
    <w:rsid w:val="00CC43C3"/>
    <w:rsid w:val="00CC6828"/>
    <w:rsid w:val="00CC7D06"/>
    <w:rsid w:val="00CD2DE3"/>
    <w:rsid w:val="00CD53D2"/>
    <w:rsid w:val="00CD6C8C"/>
    <w:rsid w:val="00CE0B89"/>
    <w:rsid w:val="00CE1A40"/>
    <w:rsid w:val="00CE4545"/>
    <w:rsid w:val="00CE5AE2"/>
    <w:rsid w:val="00CE6FCE"/>
    <w:rsid w:val="00CF1163"/>
    <w:rsid w:val="00D03785"/>
    <w:rsid w:val="00D039FE"/>
    <w:rsid w:val="00D076D0"/>
    <w:rsid w:val="00D10EE5"/>
    <w:rsid w:val="00D1210E"/>
    <w:rsid w:val="00D12994"/>
    <w:rsid w:val="00D15BA4"/>
    <w:rsid w:val="00D16F51"/>
    <w:rsid w:val="00D210C6"/>
    <w:rsid w:val="00D232DF"/>
    <w:rsid w:val="00D251AA"/>
    <w:rsid w:val="00D3439E"/>
    <w:rsid w:val="00D344A2"/>
    <w:rsid w:val="00D361AE"/>
    <w:rsid w:val="00D402B6"/>
    <w:rsid w:val="00D4764E"/>
    <w:rsid w:val="00D557DC"/>
    <w:rsid w:val="00D559BA"/>
    <w:rsid w:val="00D561D5"/>
    <w:rsid w:val="00D57C2C"/>
    <w:rsid w:val="00D57E6A"/>
    <w:rsid w:val="00D6158E"/>
    <w:rsid w:val="00D646AD"/>
    <w:rsid w:val="00D64763"/>
    <w:rsid w:val="00D65004"/>
    <w:rsid w:val="00D66E44"/>
    <w:rsid w:val="00D700B5"/>
    <w:rsid w:val="00D71F60"/>
    <w:rsid w:val="00D73089"/>
    <w:rsid w:val="00D7644E"/>
    <w:rsid w:val="00D8048D"/>
    <w:rsid w:val="00D8421D"/>
    <w:rsid w:val="00D851CC"/>
    <w:rsid w:val="00D91AA0"/>
    <w:rsid w:val="00D97E41"/>
    <w:rsid w:val="00DA0106"/>
    <w:rsid w:val="00DA39E1"/>
    <w:rsid w:val="00DA3CD7"/>
    <w:rsid w:val="00DA4908"/>
    <w:rsid w:val="00DA721F"/>
    <w:rsid w:val="00DB1992"/>
    <w:rsid w:val="00DB37C0"/>
    <w:rsid w:val="00DB49EA"/>
    <w:rsid w:val="00DB66FE"/>
    <w:rsid w:val="00DC1184"/>
    <w:rsid w:val="00DC1720"/>
    <w:rsid w:val="00DC4841"/>
    <w:rsid w:val="00DC680A"/>
    <w:rsid w:val="00DD0B8F"/>
    <w:rsid w:val="00DD0E71"/>
    <w:rsid w:val="00DD31B4"/>
    <w:rsid w:val="00DD3385"/>
    <w:rsid w:val="00DD50BC"/>
    <w:rsid w:val="00DD55FB"/>
    <w:rsid w:val="00DD5B2C"/>
    <w:rsid w:val="00DE039E"/>
    <w:rsid w:val="00DE2662"/>
    <w:rsid w:val="00DF11CD"/>
    <w:rsid w:val="00DF4D14"/>
    <w:rsid w:val="00DF6BF5"/>
    <w:rsid w:val="00DF745B"/>
    <w:rsid w:val="00DF765B"/>
    <w:rsid w:val="00E01FC4"/>
    <w:rsid w:val="00E03540"/>
    <w:rsid w:val="00E05FA2"/>
    <w:rsid w:val="00E06F4D"/>
    <w:rsid w:val="00E11818"/>
    <w:rsid w:val="00E124BA"/>
    <w:rsid w:val="00E12AE4"/>
    <w:rsid w:val="00E2146C"/>
    <w:rsid w:val="00E21539"/>
    <w:rsid w:val="00E23614"/>
    <w:rsid w:val="00E27E73"/>
    <w:rsid w:val="00E33973"/>
    <w:rsid w:val="00E33D46"/>
    <w:rsid w:val="00E35D88"/>
    <w:rsid w:val="00E35F18"/>
    <w:rsid w:val="00E37174"/>
    <w:rsid w:val="00E37313"/>
    <w:rsid w:val="00E37522"/>
    <w:rsid w:val="00E41087"/>
    <w:rsid w:val="00E41F54"/>
    <w:rsid w:val="00E42110"/>
    <w:rsid w:val="00E4243F"/>
    <w:rsid w:val="00E435A8"/>
    <w:rsid w:val="00E43F19"/>
    <w:rsid w:val="00E45B18"/>
    <w:rsid w:val="00E55301"/>
    <w:rsid w:val="00E56592"/>
    <w:rsid w:val="00E623FA"/>
    <w:rsid w:val="00E626CE"/>
    <w:rsid w:val="00E63FD6"/>
    <w:rsid w:val="00E645A0"/>
    <w:rsid w:val="00E650A5"/>
    <w:rsid w:val="00E65335"/>
    <w:rsid w:val="00E66DA8"/>
    <w:rsid w:val="00E715AE"/>
    <w:rsid w:val="00E717A7"/>
    <w:rsid w:val="00E73150"/>
    <w:rsid w:val="00E75629"/>
    <w:rsid w:val="00E759F8"/>
    <w:rsid w:val="00E76835"/>
    <w:rsid w:val="00E7689C"/>
    <w:rsid w:val="00E8208A"/>
    <w:rsid w:val="00E82802"/>
    <w:rsid w:val="00E83A89"/>
    <w:rsid w:val="00E843DF"/>
    <w:rsid w:val="00E864AD"/>
    <w:rsid w:val="00E9357A"/>
    <w:rsid w:val="00E96113"/>
    <w:rsid w:val="00EA5E97"/>
    <w:rsid w:val="00EA776F"/>
    <w:rsid w:val="00EB39D5"/>
    <w:rsid w:val="00EB796B"/>
    <w:rsid w:val="00EC07F8"/>
    <w:rsid w:val="00EC1D4A"/>
    <w:rsid w:val="00EC28E2"/>
    <w:rsid w:val="00EC2BEA"/>
    <w:rsid w:val="00EC4AE4"/>
    <w:rsid w:val="00EC5AF9"/>
    <w:rsid w:val="00EC646C"/>
    <w:rsid w:val="00EC7756"/>
    <w:rsid w:val="00ED1A7C"/>
    <w:rsid w:val="00EE005B"/>
    <w:rsid w:val="00EE0FAF"/>
    <w:rsid w:val="00EE623E"/>
    <w:rsid w:val="00EE671E"/>
    <w:rsid w:val="00EE7922"/>
    <w:rsid w:val="00EF2EF2"/>
    <w:rsid w:val="00EF38CA"/>
    <w:rsid w:val="00EF4FBC"/>
    <w:rsid w:val="00EF688E"/>
    <w:rsid w:val="00F00ECC"/>
    <w:rsid w:val="00F02678"/>
    <w:rsid w:val="00F04EA0"/>
    <w:rsid w:val="00F06852"/>
    <w:rsid w:val="00F06CD8"/>
    <w:rsid w:val="00F07AB7"/>
    <w:rsid w:val="00F07B75"/>
    <w:rsid w:val="00F13B3C"/>
    <w:rsid w:val="00F14779"/>
    <w:rsid w:val="00F176BC"/>
    <w:rsid w:val="00F31095"/>
    <w:rsid w:val="00F328A8"/>
    <w:rsid w:val="00F32A45"/>
    <w:rsid w:val="00F32A4F"/>
    <w:rsid w:val="00F34932"/>
    <w:rsid w:val="00F34AFC"/>
    <w:rsid w:val="00F374BE"/>
    <w:rsid w:val="00F40DAF"/>
    <w:rsid w:val="00F46E77"/>
    <w:rsid w:val="00F47148"/>
    <w:rsid w:val="00F47896"/>
    <w:rsid w:val="00F47A3F"/>
    <w:rsid w:val="00F5139C"/>
    <w:rsid w:val="00F53D9B"/>
    <w:rsid w:val="00F5409B"/>
    <w:rsid w:val="00F548D7"/>
    <w:rsid w:val="00F5627A"/>
    <w:rsid w:val="00F56B0F"/>
    <w:rsid w:val="00F56C15"/>
    <w:rsid w:val="00F6090B"/>
    <w:rsid w:val="00F60BB3"/>
    <w:rsid w:val="00F738E5"/>
    <w:rsid w:val="00F7406C"/>
    <w:rsid w:val="00F75549"/>
    <w:rsid w:val="00F76575"/>
    <w:rsid w:val="00F77222"/>
    <w:rsid w:val="00F778E9"/>
    <w:rsid w:val="00F820A7"/>
    <w:rsid w:val="00F84D29"/>
    <w:rsid w:val="00F85D4A"/>
    <w:rsid w:val="00F87C9E"/>
    <w:rsid w:val="00F92D3A"/>
    <w:rsid w:val="00F947B0"/>
    <w:rsid w:val="00F96AE0"/>
    <w:rsid w:val="00F975BB"/>
    <w:rsid w:val="00FA226E"/>
    <w:rsid w:val="00FA2BD6"/>
    <w:rsid w:val="00FA30FB"/>
    <w:rsid w:val="00FA341A"/>
    <w:rsid w:val="00FA434A"/>
    <w:rsid w:val="00FA4D1E"/>
    <w:rsid w:val="00FB12E1"/>
    <w:rsid w:val="00FB458B"/>
    <w:rsid w:val="00FB4D87"/>
    <w:rsid w:val="00FB5814"/>
    <w:rsid w:val="00FC201A"/>
    <w:rsid w:val="00FC637C"/>
    <w:rsid w:val="00FD1356"/>
    <w:rsid w:val="00FD144E"/>
    <w:rsid w:val="00FD2E5A"/>
    <w:rsid w:val="00FD3626"/>
    <w:rsid w:val="00FD4605"/>
    <w:rsid w:val="00FD7131"/>
    <w:rsid w:val="00FD7AE9"/>
    <w:rsid w:val="00FE1DE5"/>
    <w:rsid w:val="00FE30F7"/>
    <w:rsid w:val="00FE6774"/>
    <w:rsid w:val="00FF0C3B"/>
    <w:rsid w:val="00FF0ED0"/>
    <w:rsid w:val="00FF2982"/>
    <w:rsid w:val="00FF2E92"/>
    <w:rsid w:val="00FF49BC"/>
    <w:rsid w:val="00FF4A4C"/>
    <w:rsid w:val="00FF7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50FE0"/>
  <w15:docId w15:val="{182CF012-597B-452D-A7C4-2483E9A3B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70"/>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E73150"/>
    <w:pPr>
      <w:keepNext/>
      <w:keepLines/>
      <w:spacing w:before="240" w:after="0"/>
      <w:outlineLvl w:val="0"/>
    </w:pPr>
    <w:rPr>
      <w:rFonts w:asciiTheme="majorBidi" w:eastAsiaTheme="majorEastAsia" w:hAnsiTheme="majorBidi" w:cstheme="majorBidi"/>
      <w:color w:val="000000" w:themeColor="text1"/>
      <w:sz w:val="36"/>
      <w:szCs w:val="32"/>
    </w:rPr>
  </w:style>
  <w:style w:type="paragraph" w:styleId="Heading2">
    <w:name w:val="heading 2"/>
    <w:basedOn w:val="Normal"/>
    <w:next w:val="Normal"/>
    <w:link w:val="Heading2Char"/>
    <w:uiPriority w:val="9"/>
    <w:unhideWhenUsed/>
    <w:qFormat/>
    <w:rsid w:val="00E73150"/>
    <w:pPr>
      <w:keepNext/>
      <w:keepLines/>
      <w:spacing w:before="40" w:after="0"/>
      <w:outlineLvl w:val="1"/>
    </w:pPr>
    <w:rPr>
      <w:rFonts w:asciiTheme="majorBidi" w:eastAsiaTheme="majorEastAsia" w:hAnsiTheme="majorBidi" w:cstheme="majorBidi"/>
      <w:color w:val="000000" w:themeColor="text1"/>
      <w:sz w:val="32"/>
      <w:szCs w:val="26"/>
    </w:rPr>
  </w:style>
  <w:style w:type="paragraph" w:styleId="Heading3">
    <w:name w:val="heading 3"/>
    <w:basedOn w:val="Normal"/>
    <w:next w:val="Normal"/>
    <w:link w:val="Heading3Char"/>
    <w:uiPriority w:val="9"/>
    <w:unhideWhenUsed/>
    <w:qFormat/>
    <w:rsid w:val="00A21EB6"/>
    <w:pPr>
      <w:keepNext/>
      <w:keepLines/>
      <w:spacing w:before="40" w:after="0"/>
      <w:outlineLvl w:val="2"/>
    </w:pPr>
    <w:rPr>
      <w:rFonts w:ascii="Times" w:eastAsiaTheme="majorEastAsia" w:hAnsi="Times" w:cstheme="majorBidi"/>
      <w:color w:val="000000" w:themeColor="text1"/>
      <w:szCs w:val="24"/>
    </w:rPr>
  </w:style>
  <w:style w:type="paragraph" w:styleId="Heading4">
    <w:name w:val="heading 4"/>
    <w:basedOn w:val="Normal"/>
    <w:next w:val="Normal"/>
    <w:link w:val="Heading4Char"/>
    <w:uiPriority w:val="9"/>
    <w:unhideWhenUsed/>
    <w:qFormat/>
    <w:rsid w:val="00E768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50"/>
    <w:rPr>
      <w:rFonts w:asciiTheme="majorBidi" w:eastAsiaTheme="majorEastAsia" w:hAnsiTheme="majorBidi" w:cstheme="majorBidi"/>
      <w:color w:val="000000" w:themeColor="text1"/>
      <w:sz w:val="36"/>
      <w:szCs w:val="32"/>
    </w:rPr>
  </w:style>
  <w:style w:type="character" w:customStyle="1" w:styleId="Heading2Char">
    <w:name w:val="Heading 2 Char"/>
    <w:basedOn w:val="DefaultParagraphFont"/>
    <w:link w:val="Heading2"/>
    <w:uiPriority w:val="9"/>
    <w:rsid w:val="00E73150"/>
    <w:rPr>
      <w:rFonts w:asciiTheme="majorBidi" w:eastAsiaTheme="majorEastAsia" w:hAnsiTheme="majorBidi" w:cstheme="majorBidi"/>
      <w:color w:val="000000" w:themeColor="text1"/>
      <w:sz w:val="32"/>
      <w:szCs w:val="26"/>
    </w:rPr>
  </w:style>
  <w:style w:type="character" w:customStyle="1" w:styleId="Heading3Char">
    <w:name w:val="Heading 3 Char"/>
    <w:basedOn w:val="DefaultParagraphFont"/>
    <w:link w:val="Heading3"/>
    <w:uiPriority w:val="9"/>
    <w:rsid w:val="00A21EB6"/>
    <w:rPr>
      <w:rFonts w:ascii="Times" w:eastAsiaTheme="majorEastAsia" w:hAnsi="Times" w:cstheme="majorBidi"/>
      <w:color w:val="000000" w:themeColor="text1"/>
      <w:sz w:val="28"/>
      <w:szCs w:val="24"/>
    </w:rPr>
  </w:style>
  <w:style w:type="paragraph" w:styleId="ListParagraph">
    <w:name w:val="List Paragraph"/>
    <w:basedOn w:val="Normal"/>
    <w:uiPriority w:val="34"/>
    <w:qFormat/>
    <w:rsid w:val="00E435A8"/>
    <w:pPr>
      <w:ind w:left="720"/>
      <w:contextualSpacing/>
    </w:pPr>
  </w:style>
  <w:style w:type="paragraph" w:styleId="Caption">
    <w:name w:val="caption"/>
    <w:basedOn w:val="Normal"/>
    <w:next w:val="Normal"/>
    <w:uiPriority w:val="35"/>
    <w:unhideWhenUsed/>
    <w:qFormat/>
    <w:rsid w:val="00DD5B2C"/>
    <w:pPr>
      <w:spacing w:after="200" w:line="240" w:lineRule="auto"/>
      <w:jc w:val="left"/>
    </w:pPr>
    <w:rPr>
      <w:rFonts w:asciiTheme="minorHAnsi" w:hAnsiTheme="minorHAnsi"/>
      <w:i/>
      <w:iCs/>
      <w:color w:val="44546A" w:themeColor="text2"/>
      <w:sz w:val="18"/>
      <w:szCs w:val="18"/>
    </w:rPr>
  </w:style>
  <w:style w:type="paragraph" w:styleId="FootnoteText">
    <w:name w:val="footnote text"/>
    <w:basedOn w:val="Normal"/>
    <w:link w:val="FootnoteTextChar"/>
    <w:uiPriority w:val="99"/>
    <w:semiHidden/>
    <w:unhideWhenUsed/>
    <w:rsid w:val="005158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5823"/>
    <w:rPr>
      <w:rFonts w:ascii="Times New Roman" w:hAnsi="Times New Roman"/>
      <w:sz w:val="20"/>
      <w:szCs w:val="20"/>
    </w:rPr>
  </w:style>
  <w:style w:type="character" w:styleId="FootnoteReference">
    <w:name w:val="footnote reference"/>
    <w:basedOn w:val="DefaultParagraphFont"/>
    <w:uiPriority w:val="99"/>
    <w:semiHidden/>
    <w:unhideWhenUsed/>
    <w:rsid w:val="00515823"/>
    <w:rPr>
      <w:vertAlign w:val="superscript"/>
    </w:rPr>
  </w:style>
  <w:style w:type="character" w:styleId="LineNumber">
    <w:name w:val="line number"/>
    <w:basedOn w:val="DefaultParagraphFont"/>
    <w:uiPriority w:val="99"/>
    <w:semiHidden/>
    <w:unhideWhenUsed/>
    <w:rsid w:val="00582D00"/>
  </w:style>
  <w:style w:type="character" w:styleId="CommentReference">
    <w:name w:val="annotation reference"/>
    <w:basedOn w:val="DefaultParagraphFont"/>
    <w:uiPriority w:val="99"/>
    <w:semiHidden/>
    <w:unhideWhenUsed/>
    <w:rsid w:val="006B4DDC"/>
    <w:rPr>
      <w:sz w:val="16"/>
      <w:szCs w:val="16"/>
    </w:rPr>
  </w:style>
  <w:style w:type="paragraph" w:styleId="CommentText">
    <w:name w:val="annotation text"/>
    <w:basedOn w:val="Normal"/>
    <w:link w:val="CommentTextChar"/>
    <w:uiPriority w:val="99"/>
    <w:semiHidden/>
    <w:unhideWhenUsed/>
    <w:rsid w:val="006B4DDC"/>
    <w:pPr>
      <w:spacing w:line="240" w:lineRule="auto"/>
    </w:pPr>
    <w:rPr>
      <w:sz w:val="20"/>
      <w:szCs w:val="20"/>
    </w:rPr>
  </w:style>
  <w:style w:type="character" w:customStyle="1" w:styleId="CommentTextChar">
    <w:name w:val="Comment Text Char"/>
    <w:basedOn w:val="DefaultParagraphFont"/>
    <w:link w:val="CommentText"/>
    <w:uiPriority w:val="99"/>
    <w:semiHidden/>
    <w:rsid w:val="006B4DD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B4DDC"/>
    <w:rPr>
      <w:b/>
      <w:bCs/>
    </w:rPr>
  </w:style>
  <w:style w:type="character" w:customStyle="1" w:styleId="CommentSubjectChar">
    <w:name w:val="Comment Subject Char"/>
    <w:basedOn w:val="CommentTextChar"/>
    <w:link w:val="CommentSubject"/>
    <w:uiPriority w:val="99"/>
    <w:semiHidden/>
    <w:rsid w:val="006B4DDC"/>
    <w:rPr>
      <w:rFonts w:ascii="Times New Roman" w:hAnsi="Times New Roman"/>
      <w:b/>
      <w:bCs/>
      <w:sz w:val="20"/>
      <w:szCs w:val="20"/>
    </w:rPr>
  </w:style>
  <w:style w:type="character" w:customStyle="1" w:styleId="Heading4Char">
    <w:name w:val="Heading 4 Char"/>
    <w:basedOn w:val="DefaultParagraphFont"/>
    <w:link w:val="Heading4"/>
    <w:uiPriority w:val="9"/>
    <w:rsid w:val="00E76835"/>
    <w:rPr>
      <w:rFonts w:asciiTheme="majorHAnsi" w:eastAsiaTheme="majorEastAsia" w:hAnsiTheme="majorHAnsi" w:cstheme="majorBidi"/>
      <w:i/>
      <w:iCs/>
      <w:color w:val="2F5496" w:themeColor="accent1" w:themeShade="BF"/>
      <w:sz w:val="24"/>
    </w:rPr>
  </w:style>
  <w:style w:type="character" w:styleId="Strong">
    <w:name w:val="Strong"/>
    <w:basedOn w:val="DefaultParagraphFont"/>
    <w:uiPriority w:val="22"/>
    <w:qFormat/>
    <w:rsid w:val="00E73150"/>
    <w:rPr>
      <w:b/>
      <w:bCs/>
    </w:rPr>
  </w:style>
  <w:style w:type="character" w:styleId="EndnoteReference">
    <w:name w:val="endnote reference"/>
    <w:basedOn w:val="DefaultParagraphFont"/>
    <w:uiPriority w:val="99"/>
    <w:semiHidden/>
    <w:unhideWhenUsed/>
    <w:rsid w:val="008803EE"/>
    <w:rPr>
      <w:vertAlign w:val="superscript"/>
    </w:rPr>
  </w:style>
  <w:style w:type="character" w:styleId="Emphasis">
    <w:name w:val="Emphasis"/>
    <w:basedOn w:val="DefaultParagraphFont"/>
    <w:uiPriority w:val="20"/>
    <w:qFormat/>
    <w:rsid w:val="00AF0169"/>
    <w:rPr>
      <w:i/>
      <w:iCs/>
    </w:rPr>
  </w:style>
  <w:style w:type="paragraph" w:styleId="NormalWeb">
    <w:name w:val="Normal (Web)"/>
    <w:basedOn w:val="Normal"/>
    <w:uiPriority w:val="99"/>
    <w:unhideWhenUsed/>
    <w:rsid w:val="00337895"/>
    <w:pPr>
      <w:spacing w:before="100" w:beforeAutospacing="1" w:after="100" w:afterAutospacing="1" w:line="240" w:lineRule="auto"/>
      <w:jc w:val="left"/>
    </w:pPr>
    <w:rPr>
      <w:rFonts w:eastAsia="Times New Roman" w:cs="Times New Roman"/>
      <w:szCs w:val="24"/>
    </w:rPr>
  </w:style>
  <w:style w:type="paragraph" w:styleId="Header">
    <w:name w:val="header"/>
    <w:basedOn w:val="Normal"/>
    <w:link w:val="HeaderChar"/>
    <w:uiPriority w:val="99"/>
    <w:unhideWhenUsed/>
    <w:rsid w:val="00C248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8F4"/>
    <w:rPr>
      <w:rFonts w:ascii="Times New Roman" w:hAnsi="Times New Roman"/>
      <w:sz w:val="24"/>
    </w:rPr>
  </w:style>
  <w:style w:type="paragraph" w:styleId="Footer">
    <w:name w:val="footer"/>
    <w:basedOn w:val="Normal"/>
    <w:link w:val="FooterChar"/>
    <w:uiPriority w:val="99"/>
    <w:unhideWhenUsed/>
    <w:rsid w:val="00C248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8F4"/>
    <w:rPr>
      <w:rFonts w:ascii="Times New Roman" w:hAnsi="Times New Roman"/>
      <w:sz w:val="24"/>
    </w:rPr>
  </w:style>
  <w:style w:type="paragraph" w:styleId="BalloonText">
    <w:name w:val="Balloon Text"/>
    <w:basedOn w:val="Normal"/>
    <w:link w:val="BalloonTextChar"/>
    <w:uiPriority w:val="99"/>
    <w:semiHidden/>
    <w:unhideWhenUsed/>
    <w:rsid w:val="00733600"/>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33600"/>
    <w:rPr>
      <w:rFonts w:ascii="Times New Roman" w:hAnsi="Times New Roman" w:cs="Times New Roman"/>
      <w:sz w:val="18"/>
      <w:szCs w:val="18"/>
    </w:rPr>
  </w:style>
  <w:style w:type="paragraph" w:styleId="Revision">
    <w:name w:val="Revision"/>
    <w:hidden/>
    <w:uiPriority w:val="99"/>
    <w:semiHidden/>
    <w:rsid w:val="008F58CE"/>
    <w:pPr>
      <w:spacing w:after="0" w:line="240" w:lineRule="auto"/>
    </w:pPr>
    <w:rPr>
      <w:rFonts w:ascii="Times New Roman" w:hAnsi="Times New Roman"/>
      <w:sz w:val="24"/>
    </w:rPr>
  </w:style>
  <w:style w:type="character" w:styleId="Hyperlink">
    <w:name w:val="Hyperlink"/>
    <w:basedOn w:val="DefaultParagraphFont"/>
    <w:uiPriority w:val="99"/>
    <w:unhideWhenUsed/>
    <w:rsid w:val="00EF4FBC"/>
    <w:rPr>
      <w:color w:val="0000FF"/>
      <w:u w:val="single"/>
    </w:rPr>
  </w:style>
  <w:style w:type="table" w:styleId="TableGrid">
    <w:name w:val="Table Grid"/>
    <w:basedOn w:val="TableNormal"/>
    <w:uiPriority w:val="39"/>
    <w:rsid w:val="002C736A"/>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65007"/>
    <w:rPr>
      <w:color w:val="605E5C"/>
      <w:shd w:val="clear" w:color="auto" w:fill="E1DFDD"/>
    </w:rPr>
  </w:style>
  <w:style w:type="character" w:styleId="FollowedHyperlink">
    <w:name w:val="FollowedHyperlink"/>
    <w:basedOn w:val="DefaultParagraphFont"/>
    <w:uiPriority w:val="99"/>
    <w:semiHidden/>
    <w:unhideWhenUsed/>
    <w:rsid w:val="00A95088"/>
    <w:rPr>
      <w:color w:val="954F72" w:themeColor="followedHyperlink"/>
      <w:u w:val="single"/>
    </w:rPr>
  </w:style>
  <w:style w:type="character" w:styleId="PageNumber">
    <w:name w:val="page number"/>
    <w:basedOn w:val="DefaultParagraphFont"/>
    <w:uiPriority w:val="99"/>
    <w:semiHidden/>
    <w:unhideWhenUsed/>
    <w:rsid w:val="0011184A"/>
  </w:style>
  <w:style w:type="paragraph" w:customStyle="1" w:styleId="EndNoteBibliographyTitle">
    <w:name w:val="EndNote Bibliography Title"/>
    <w:basedOn w:val="Normal"/>
    <w:link w:val="EndNoteBibliographyTitleChar"/>
    <w:rsid w:val="00275621"/>
    <w:pPr>
      <w:spacing w:after="0"/>
      <w:jc w:val="center"/>
    </w:pPr>
    <w:rPr>
      <w:rFonts w:cs="Times New Roman"/>
    </w:rPr>
  </w:style>
  <w:style w:type="character" w:customStyle="1" w:styleId="EndNoteBibliographyTitleChar">
    <w:name w:val="EndNote Bibliography Title Char"/>
    <w:basedOn w:val="DefaultParagraphFont"/>
    <w:link w:val="EndNoteBibliographyTitle"/>
    <w:rsid w:val="00275621"/>
    <w:rPr>
      <w:rFonts w:ascii="Times New Roman" w:hAnsi="Times New Roman" w:cs="Times New Roman"/>
      <w:sz w:val="28"/>
    </w:rPr>
  </w:style>
  <w:style w:type="paragraph" w:customStyle="1" w:styleId="EndNoteBibliography">
    <w:name w:val="EndNote Bibliography"/>
    <w:basedOn w:val="Normal"/>
    <w:link w:val="EndNoteBibliographyChar"/>
    <w:rsid w:val="00275621"/>
    <w:pPr>
      <w:spacing w:line="240" w:lineRule="auto"/>
    </w:pPr>
    <w:rPr>
      <w:rFonts w:cs="Times New Roman"/>
    </w:rPr>
  </w:style>
  <w:style w:type="character" w:customStyle="1" w:styleId="EndNoteBibliographyChar">
    <w:name w:val="EndNote Bibliography Char"/>
    <w:basedOn w:val="DefaultParagraphFont"/>
    <w:link w:val="EndNoteBibliography"/>
    <w:rsid w:val="00275621"/>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16576">
      <w:bodyDiv w:val="1"/>
      <w:marLeft w:val="0"/>
      <w:marRight w:val="0"/>
      <w:marTop w:val="0"/>
      <w:marBottom w:val="0"/>
      <w:divBdr>
        <w:top w:val="none" w:sz="0" w:space="0" w:color="auto"/>
        <w:left w:val="none" w:sz="0" w:space="0" w:color="auto"/>
        <w:bottom w:val="none" w:sz="0" w:space="0" w:color="auto"/>
        <w:right w:val="none" w:sz="0" w:space="0" w:color="auto"/>
      </w:divBdr>
      <w:divsChild>
        <w:div w:id="259529106">
          <w:marLeft w:val="0"/>
          <w:marRight w:val="0"/>
          <w:marTop w:val="0"/>
          <w:marBottom w:val="0"/>
          <w:divBdr>
            <w:top w:val="none" w:sz="0" w:space="0" w:color="auto"/>
            <w:left w:val="none" w:sz="0" w:space="0" w:color="auto"/>
            <w:bottom w:val="none" w:sz="0" w:space="0" w:color="auto"/>
            <w:right w:val="none" w:sz="0" w:space="0" w:color="auto"/>
          </w:divBdr>
        </w:div>
      </w:divsChild>
    </w:div>
    <w:div w:id="87819067">
      <w:bodyDiv w:val="1"/>
      <w:marLeft w:val="0"/>
      <w:marRight w:val="0"/>
      <w:marTop w:val="0"/>
      <w:marBottom w:val="0"/>
      <w:divBdr>
        <w:top w:val="none" w:sz="0" w:space="0" w:color="auto"/>
        <w:left w:val="none" w:sz="0" w:space="0" w:color="auto"/>
        <w:bottom w:val="none" w:sz="0" w:space="0" w:color="auto"/>
        <w:right w:val="none" w:sz="0" w:space="0" w:color="auto"/>
      </w:divBdr>
    </w:div>
    <w:div w:id="113983614">
      <w:bodyDiv w:val="1"/>
      <w:marLeft w:val="0"/>
      <w:marRight w:val="0"/>
      <w:marTop w:val="0"/>
      <w:marBottom w:val="0"/>
      <w:divBdr>
        <w:top w:val="none" w:sz="0" w:space="0" w:color="auto"/>
        <w:left w:val="none" w:sz="0" w:space="0" w:color="auto"/>
        <w:bottom w:val="none" w:sz="0" w:space="0" w:color="auto"/>
        <w:right w:val="none" w:sz="0" w:space="0" w:color="auto"/>
      </w:divBdr>
    </w:div>
    <w:div w:id="163978679">
      <w:bodyDiv w:val="1"/>
      <w:marLeft w:val="0"/>
      <w:marRight w:val="0"/>
      <w:marTop w:val="0"/>
      <w:marBottom w:val="0"/>
      <w:divBdr>
        <w:top w:val="none" w:sz="0" w:space="0" w:color="auto"/>
        <w:left w:val="none" w:sz="0" w:space="0" w:color="auto"/>
        <w:bottom w:val="none" w:sz="0" w:space="0" w:color="auto"/>
        <w:right w:val="none" w:sz="0" w:space="0" w:color="auto"/>
      </w:divBdr>
    </w:div>
    <w:div w:id="206722922">
      <w:bodyDiv w:val="1"/>
      <w:marLeft w:val="0"/>
      <w:marRight w:val="0"/>
      <w:marTop w:val="0"/>
      <w:marBottom w:val="0"/>
      <w:divBdr>
        <w:top w:val="none" w:sz="0" w:space="0" w:color="auto"/>
        <w:left w:val="none" w:sz="0" w:space="0" w:color="auto"/>
        <w:bottom w:val="none" w:sz="0" w:space="0" w:color="auto"/>
        <w:right w:val="none" w:sz="0" w:space="0" w:color="auto"/>
      </w:divBdr>
    </w:div>
    <w:div w:id="389622410">
      <w:bodyDiv w:val="1"/>
      <w:marLeft w:val="0"/>
      <w:marRight w:val="0"/>
      <w:marTop w:val="0"/>
      <w:marBottom w:val="0"/>
      <w:divBdr>
        <w:top w:val="none" w:sz="0" w:space="0" w:color="auto"/>
        <w:left w:val="none" w:sz="0" w:space="0" w:color="auto"/>
        <w:bottom w:val="none" w:sz="0" w:space="0" w:color="auto"/>
        <w:right w:val="none" w:sz="0" w:space="0" w:color="auto"/>
      </w:divBdr>
    </w:div>
    <w:div w:id="395130175">
      <w:bodyDiv w:val="1"/>
      <w:marLeft w:val="0"/>
      <w:marRight w:val="0"/>
      <w:marTop w:val="0"/>
      <w:marBottom w:val="0"/>
      <w:divBdr>
        <w:top w:val="none" w:sz="0" w:space="0" w:color="auto"/>
        <w:left w:val="none" w:sz="0" w:space="0" w:color="auto"/>
        <w:bottom w:val="none" w:sz="0" w:space="0" w:color="auto"/>
        <w:right w:val="none" w:sz="0" w:space="0" w:color="auto"/>
      </w:divBdr>
    </w:div>
    <w:div w:id="494566224">
      <w:bodyDiv w:val="1"/>
      <w:marLeft w:val="0"/>
      <w:marRight w:val="0"/>
      <w:marTop w:val="0"/>
      <w:marBottom w:val="0"/>
      <w:divBdr>
        <w:top w:val="none" w:sz="0" w:space="0" w:color="auto"/>
        <w:left w:val="none" w:sz="0" w:space="0" w:color="auto"/>
        <w:bottom w:val="none" w:sz="0" w:space="0" w:color="auto"/>
        <w:right w:val="none" w:sz="0" w:space="0" w:color="auto"/>
      </w:divBdr>
    </w:div>
    <w:div w:id="690105237">
      <w:bodyDiv w:val="1"/>
      <w:marLeft w:val="0"/>
      <w:marRight w:val="0"/>
      <w:marTop w:val="0"/>
      <w:marBottom w:val="0"/>
      <w:divBdr>
        <w:top w:val="none" w:sz="0" w:space="0" w:color="auto"/>
        <w:left w:val="none" w:sz="0" w:space="0" w:color="auto"/>
        <w:bottom w:val="none" w:sz="0" w:space="0" w:color="auto"/>
        <w:right w:val="none" w:sz="0" w:space="0" w:color="auto"/>
      </w:divBdr>
    </w:div>
    <w:div w:id="696545402">
      <w:bodyDiv w:val="1"/>
      <w:marLeft w:val="0"/>
      <w:marRight w:val="0"/>
      <w:marTop w:val="0"/>
      <w:marBottom w:val="0"/>
      <w:divBdr>
        <w:top w:val="none" w:sz="0" w:space="0" w:color="auto"/>
        <w:left w:val="none" w:sz="0" w:space="0" w:color="auto"/>
        <w:bottom w:val="none" w:sz="0" w:space="0" w:color="auto"/>
        <w:right w:val="none" w:sz="0" w:space="0" w:color="auto"/>
      </w:divBdr>
    </w:div>
    <w:div w:id="764768759">
      <w:bodyDiv w:val="1"/>
      <w:marLeft w:val="0"/>
      <w:marRight w:val="0"/>
      <w:marTop w:val="0"/>
      <w:marBottom w:val="0"/>
      <w:divBdr>
        <w:top w:val="none" w:sz="0" w:space="0" w:color="auto"/>
        <w:left w:val="none" w:sz="0" w:space="0" w:color="auto"/>
        <w:bottom w:val="none" w:sz="0" w:space="0" w:color="auto"/>
        <w:right w:val="none" w:sz="0" w:space="0" w:color="auto"/>
      </w:divBdr>
    </w:div>
    <w:div w:id="832449513">
      <w:bodyDiv w:val="1"/>
      <w:marLeft w:val="0"/>
      <w:marRight w:val="0"/>
      <w:marTop w:val="0"/>
      <w:marBottom w:val="0"/>
      <w:divBdr>
        <w:top w:val="none" w:sz="0" w:space="0" w:color="auto"/>
        <w:left w:val="none" w:sz="0" w:space="0" w:color="auto"/>
        <w:bottom w:val="none" w:sz="0" w:space="0" w:color="auto"/>
        <w:right w:val="none" w:sz="0" w:space="0" w:color="auto"/>
      </w:divBdr>
    </w:div>
    <w:div w:id="994603000">
      <w:bodyDiv w:val="1"/>
      <w:marLeft w:val="0"/>
      <w:marRight w:val="0"/>
      <w:marTop w:val="0"/>
      <w:marBottom w:val="0"/>
      <w:divBdr>
        <w:top w:val="none" w:sz="0" w:space="0" w:color="auto"/>
        <w:left w:val="none" w:sz="0" w:space="0" w:color="auto"/>
        <w:bottom w:val="none" w:sz="0" w:space="0" w:color="auto"/>
        <w:right w:val="none" w:sz="0" w:space="0" w:color="auto"/>
      </w:divBdr>
    </w:div>
    <w:div w:id="1005404848">
      <w:bodyDiv w:val="1"/>
      <w:marLeft w:val="0"/>
      <w:marRight w:val="0"/>
      <w:marTop w:val="0"/>
      <w:marBottom w:val="0"/>
      <w:divBdr>
        <w:top w:val="none" w:sz="0" w:space="0" w:color="auto"/>
        <w:left w:val="none" w:sz="0" w:space="0" w:color="auto"/>
        <w:bottom w:val="none" w:sz="0" w:space="0" w:color="auto"/>
        <w:right w:val="none" w:sz="0" w:space="0" w:color="auto"/>
      </w:divBdr>
    </w:div>
    <w:div w:id="1182204575">
      <w:bodyDiv w:val="1"/>
      <w:marLeft w:val="0"/>
      <w:marRight w:val="0"/>
      <w:marTop w:val="0"/>
      <w:marBottom w:val="0"/>
      <w:divBdr>
        <w:top w:val="none" w:sz="0" w:space="0" w:color="auto"/>
        <w:left w:val="none" w:sz="0" w:space="0" w:color="auto"/>
        <w:bottom w:val="none" w:sz="0" w:space="0" w:color="auto"/>
        <w:right w:val="none" w:sz="0" w:space="0" w:color="auto"/>
      </w:divBdr>
    </w:div>
    <w:div w:id="1198662681">
      <w:bodyDiv w:val="1"/>
      <w:marLeft w:val="0"/>
      <w:marRight w:val="0"/>
      <w:marTop w:val="0"/>
      <w:marBottom w:val="0"/>
      <w:divBdr>
        <w:top w:val="none" w:sz="0" w:space="0" w:color="auto"/>
        <w:left w:val="none" w:sz="0" w:space="0" w:color="auto"/>
        <w:bottom w:val="none" w:sz="0" w:space="0" w:color="auto"/>
        <w:right w:val="none" w:sz="0" w:space="0" w:color="auto"/>
      </w:divBdr>
    </w:div>
    <w:div w:id="1213808072">
      <w:bodyDiv w:val="1"/>
      <w:marLeft w:val="0"/>
      <w:marRight w:val="0"/>
      <w:marTop w:val="0"/>
      <w:marBottom w:val="0"/>
      <w:divBdr>
        <w:top w:val="none" w:sz="0" w:space="0" w:color="auto"/>
        <w:left w:val="none" w:sz="0" w:space="0" w:color="auto"/>
        <w:bottom w:val="none" w:sz="0" w:space="0" w:color="auto"/>
        <w:right w:val="none" w:sz="0" w:space="0" w:color="auto"/>
      </w:divBdr>
    </w:div>
    <w:div w:id="1272709999">
      <w:bodyDiv w:val="1"/>
      <w:marLeft w:val="0"/>
      <w:marRight w:val="0"/>
      <w:marTop w:val="0"/>
      <w:marBottom w:val="0"/>
      <w:divBdr>
        <w:top w:val="none" w:sz="0" w:space="0" w:color="auto"/>
        <w:left w:val="none" w:sz="0" w:space="0" w:color="auto"/>
        <w:bottom w:val="none" w:sz="0" w:space="0" w:color="auto"/>
        <w:right w:val="none" w:sz="0" w:space="0" w:color="auto"/>
      </w:divBdr>
    </w:div>
    <w:div w:id="1336225543">
      <w:bodyDiv w:val="1"/>
      <w:marLeft w:val="0"/>
      <w:marRight w:val="0"/>
      <w:marTop w:val="0"/>
      <w:marBottom w:val="0"/>
      <w:divBdr>
        <w:top w:val="none" w:sz="0" w:space="0" w:color="auto"/>
        <w:left w:val="none" w:sz="0" w:space="0" w:color="auto"/>
        <w:bottom w:val="none" w:sz="0" w:space="0" w:color="auto"/>
        <w:right w:val="none" w:sz="0" w:space="0" w:color="auto"/>
      </w:divBdr>
    </w:div>
    <w:div w:id="1411004701">
      <w:bodyDiv w:val="1"/>
      <w:marLeft w:val="0"/>
      <w:marRight w:val="0"/>
      <w:marTop w:val="0"/>
      <w:marBottom w:val="0"/>
      <w:divBdr>
        <w:top w:val="none" w:sz="0" w:space="0" w:color="auto"/>
        <w:left w:val="none" w:sz="0" w:space="0" w:color="auto"/>
        <w:bottom w:val="none" w:sz="0" w:space="0" w:color="auto"/>
        <w:right w:val="none" w:sz="0" w:space="0" w:color="auto"/>
      </w:divBdr>
    </w:div>
    <w:div w:id="1480919934">
      <w:bodyDiv w:val="1"/>
      <w:marLeft w:val="0"/>
      <w:marRight w:val="0"/>
      <w:marTop w:val="0"/>
      <w:marBottom w:val="0"/>
      <w:divBdr>
        <w:top w:val="none" w:sz="0" w:space="0" w:color="auto"/>
        <w:left w:val="none" w:sz="0" w:space="0" w:color="auto"/>
        <w:bottom w:val="none" w:sz="0" w:space="0" w:color="auto"/>
        <w:right w:val="none" w:sz="0" w:space="0" w:color="auto"/>
      </w:divBdr>
    </w:div>
    <w:div w:id="1569656872">
      <w:bodyDiv w:val="1"/>
      <w:marLeft w:val="0"/>
      <w:marRight w:val="0"/>
      <w:marTop w:val="0"/>
      <w:marBottom w:val="0"/>
      <w:divBdr>
        <w:top w:val="none" w:sz="0" w:space="0" w:color="auto"/>
        <w:left w:val="none" w:sz="0" w:space="0" w:color="auto"/>
        <w:bottom w:val="none" w:sz="0" w:space="0" w:color="auto"/>
        <w:right w:val="none" w:sz="0" w:space="0" w:color="auto"/>
      </w:divBdr>
    </w:div>
    <w:div w:id="1656954797">
      <w:bodyDiv w:val="1"/>
      <w:marLeft w:val="0"/>
      <w:marRight w:val="0"/>
      <w:marTop w:val="0"/>
      <w:marBottom w:val="0"/>
      <w:divBdr>
        <w:top w:val="none" w:sz="0" w:space="0" w:color="auto"/>
        <w:left w:val="none" w:sz="0" w:space="0" w:color="auto"/>
        <w:bottom w:val="none" w:sz="0" w:space="0" w:color="auto"/>
        <w:right w:val="none" w:sz="0" w:space="0" w:color="auto"/>
      </w:divBdr>
    </w:div>
    <w:div w:id="1688480010">
      <w:bodyDiv w:val="1"/>
      <w:marLeft w:val="0"/>
      <w:marRight w:val="0"/>
      <w:marTop w:val="0"/>
      <w:marBottom w:val="0"/>
      <w:divBdr>
        <w:top w:val="none" w:sz="0" w:space="0" w:color="auto"/>
        <w:left w:val="none" w:sz="0" w:space="0" w:color="auto"/>
        <w:bottom w:val="none" w:sz="0" w:space="0" w:color="auto"/>
        <w:right w:val="none" w:sz="0" w:space="0" w:color="auto"/>
      </w:divBdr>
    </w:div>
    <w:div w:id="1739939072">
      <w:bodyDiv w:val="1"/>
      <w:marLeft w:val="0"/>
      <w:marRight w:val="0"/>
      <w:marTop w:val="0"/>
      <w:marBottom w:val="0"/>
      <w:divBdr>
        <w:top w:val="none" w:sz="0" w:space="0" w:color="auto"/>
        <w:left w:val="none" w:sz="0" w:space="0" w:color="auto"/>
        <w:bottom w:val="none" w:sz="0" w:space="0" w:color="auto"/>
        <w:right w:val="none" w:sz="0" w:space="0" w:color="auto"/>
      </w:divBdr>
    </w:div>
    <w:div w:id="1764256338">
      <w:bodyDiv w:val="1"/>
      <w:marLeft w:val="0"/>
      <w:marRight w:val="0"/>
      <w:marTop w:val="0"/>
      <w:marBottom w:val="0"/>
      <w:divBdr>
        <w:top w:val="none" w:sz="0" w:space="0" w:color="auto"/>
        <w:left w:val="none" w:sz="0" w:space="0" w:color="auto"/>
        <w:bottom w:val="none" w:sz="0" w:space="0" w:color="auto"/>
        <w:right w:val="none" w:sz="0" w:space="0" w:color="auto"/>
      </w:divBdr>
    </w:div>
    <w:div w:id="1789010525">
      <w:bodyDiv w:val="1"/>
      <w:marLeft w:val="0"/>
      <w:marRight w:val="0"/>
      <w:marTop w:val="0"/>
      <w:marBottom w:val="0"/>
      <w:divBdr>
        <w:top w:val="none" w:sz="0" w:space="0" w:color="auto"/>
        <w:left w:val="none" w:sz="0" w:space="0" w:color="auto"/>
        <w:bottom w:val="none" w:sz="0" w:space="0" w:color="auto"/>
        <w:right w:val="none" w:sz="0" w:space="0" w:color="auto"/>
      </w:divBdr>
    </w:div>
    <w:div w:id="1833719982">
      <w:bodyDiv w:val="1"/>
      <w:marLeft w:val="0"/>
      <w:marRight w:val="0"/>
      <w:marTop w:val="0"/>
      <w:marBottom w:val="0"/>
      <w:divBdr>
        <w:top w:val="none" w:sz="0" w:space="0" w:color="auto"/>
        <w:left w:val="none" w:sz="0" w:space="0" w:color="auto"/>
        <w:bottom w:val="none" w:sz="0" w:space="0" w:color="auto"/>
        <w:right w:val="none" w:sz="0" w:space="0" w:color="auto"/>
      </w:divBdr>
    </w:div>
    <w:div w:id="1880194756">
      <w:bodyDiv w:val="1"/>
      <w:marLeft w:val="0"/>
      <w:marRight w:val="0"/>
      <w:marTop w:val="0"/>
      <w:marBottom w:val="0"/>
      <w:divBdr>
        <w:top w:val="none" w:sz="0" w:space="0" w:color="auto"/>
        <w:left w:val="none" w:sz="0" w:space="0" w:color="auto"/>
        <w:bottom w:val="none" w:sz="0" w:space="0" w:color="auto"/>
        <w:right w:val="none" w:sz="0" w:space="0" w:color="auto"/>
      </w:divBdr>
    </w:div>
    <w:div w:id="1883394449">
      <w:bodyDiv w:val="1"/>
      <w:marLeft w:val="0"/>
      <w:marRight w:val="0"/>
      <w:marTop w:val="0"/>
      <w:marBottom w:val="0"/>
      <w:divBdr>
        <w:top w:val="none" w:sz="0" w:space="0" w:color="auto"/>
        <w:left w:val="none" w:sz="0" w:space="0" w:color="auto"/>
        <w:bottom w:val="none" w:sz="0" w:space="0" w:color="auto"/>
        <w:right w:val="none" w:sz="0" w:space="0" w:color="auto"/>
      </w:divBdr>
    </w:div>
    <w:div w:id="1909071959">
      <w:bodyDiv w:val="1"/>
      <w:marLeft w:val="0"/>
      <w:marRight w:val="0"/>
      <w:marTop w:val="0"/>
      <w:marBottom w:val="0"/>
      <w:divBdr>
        <w:top w:val="none" w:sz="0" w:space="0" w:color="auto"/>
        <w:left w:val="none" w:sz="0" w:space="0" w:color="auto"/>
        <w:bottom w:val="none" w:sz="0" w:space="0" w:color="auto"/>
        <w:right w:val="none" w:sz="0" w:space="0" w:color="auto"/>
      </w:divBdr>
    </w:div>
    <w:div w:id="1910991587">
      <w:bodyDiv w:val="1"/>
      <w:marLeft w:val="0"/>
      <w:marRight w:val="0"/>
      <w:marTop w:val="0"/>
      <w:marBottom w:val="0"/>
      <w:divBdr>
        <w:top w:val="none" w:sz="0" w:space="0" w:color="auto"/>
        <w:left w:val="none" w:sz="0" w:space="0" w:color="auto"/>
        <w:bottom w:val="none" w:sz="0" w:space="0" w:color="auto"/>
        <w:right w:val="none" w:sz="0" w:space="0" w:color="auto"/>
      </w:divBdr>
    </w:div>
    <w:div w:id="1918322881">
      <w:bodyDiv w:val="1"/>
      <w:marLeft w:val="0"/>
      <w:marRight w:val="0"/>
      <w:marTop w:val="0"/>
      <w:marBottom w:val="0"/>
      <w:divBdr>
        <w:top w:val="none" w:sz="0" w:space="0" w:color="auto"/>
        <w:left w:val="none" w:sz="0" w:space="0" w:color="auto"/>
        <w:bottom w:val="none" w:sz="0" w:space="0" w:color="auto"/>
        <w:right w:val="none" w:sz="0" w:space="0" w:color="auto"/>
      </w:divBdr>
    </w:div>
    <w:div w:id="1929920950">
      <w:bodyDiv w:val="1"/>
      <w:marLeft w:val="0"/>
      <w:marRight w:val="0"/>
      <w:marTop w:val="0"/>
      <w:marBottom w:val="0"/>
      <w:divBdr>
        <w:top w:val="none" w:sz="0" w:space="0" w:color="auto"/>
        <w:left w:val="none" w:sz="0" w:space="0" w:color="auto"/>
        <w:bottom w:val="none" w:sz="0" w:space="0" w:color="auto"/>
        <w:right w:val="none" w:sz="0" w:space="0" w:color="auto"/>
      </w:divBdr>
    </w:div>
    <w:div w:id="2088653001">
      <w:bodyDiv w:val="1"/>
      <w:marLeft w:val="0"/>
      <w:marRight w:val="0"/>
      <w:marTop w:val="0"/>
      <w:marBottom w:val="0"/>
      <w:divBdr>
        <w:top w:val="none" w:sz="0" w:space="0" w:color="auto"/>
        <w:left w:val="none" w:sz="0" w:space="0" w:color="auto"/>
        <w:bottom w:val="none" w:sz="0" w:space="0" w:color="auto"/>
        <w:right w:val="none" w:sz="0" w:space="0" w:color="auto"/>
      </w:divBdr>
      <w:divsChild>
        <w:div w:id="282812049">
          <w:marLeft w:val="0"/>
          <w:marRight w:val="0"/>
          <w:marTop w:val="0"/>
          <w:marBottom w:val="0"/>
          <w:divBdr>
            <w:top w:val="none" w:sz="0" w:space="0" w:color="auto"/>
            <w:left w:val="none" w:sz="0" w:space="0" w:color="auto"/>
            <w:bottom w:val="none" w:sz="0" w:space="0" w:color="auto"/>
            <w:right w:val="none" w:sz="0" w:space="0" w:color="auto"/>
          </w:divBdr>
        </w:div>
      </w:divsChild>
    </w:div>
    <w:div w:id="21186020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github.com/melsadany/Transcriptome-Analysis-for-Three-Neurodegenerative-Diseases-AD-PD-and-HD"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vinblighe/EnhancedVolcano" TargetMode="External"/><Relationship Id="rId2" Type="http://schemas.openxmlformats.org/officeDocument/2006/relationships/hyperlink" Target="https://reactome.org/PathwayBrowser/" TargetMode="External"/><Relationship Id="rId1" Type="http://schemas.openxmlformats.org/officeDocument/2006/relationships/hyperlink" Target="https://www.ncbi.nlm.nih.gov/geo/" TargetMode="External"/><Relationship Id="rId4" Type="http://schemas.openxmlformats.org/officeDocument/2006/relationships/hyperlink" Target="https://www.broadinstitute.org/connectivity-map-cm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1A1B5F-4E88-6943-923E-B56FB6C46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35</Pages>
  <Words>47629</Words>
  <Characters>271489</Characters>
  <Application>Microsoft Office Word</Application>
  <DocSecurity>0</DocSecurity>
  <Lines>2262</Lines>
  <Paragraphs>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Elsadany, Muhammad S I M</dc:creator>
  <cp:keywords/>
  <dc:description/>
  <cp:lastModifiedBy>Elsadany, Muhammad</cp:lastModifiedBy>
  <cp:revision>285</cp:revision>
  <cp:lastPrinted>2023-04-23T08:26:00Z</cp:lastPrinted>
  <dcterms:created xsi:type="dcterms:W3CDTF">2022-09-18T15:50:00Z</dcterms:created>
  <dcterms:modified xsi:type="dcterms:W3CDTF">2023-12-28T04:08:00Z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92504ba2-072c-3b2a-8c4b-1deddf2deb18</vt:lpwstr>
  </property>
  <property fmtid="{D5CDD505-2E9C-101B-9397-08002B2CF9AE}" pid="4" name="Mendeley Citation Style_1">
    <vt:lpwstr>http://www.zotero.org/styles/vancouver</vt:lpwstr>
  </property>
  <property fmtid="{D5CDD505-2E9C-101B-9397-08002B2CF9AE}" pid="5" name="Mendeley Recent Style Id 0_1">
    <vt:lpwstr>http://www.zotero.org/styles/acs-chemical-biology</vt:lpwstr>
  </property>
  <property fmtid="{D5CDD505-2E9C-101B-9397-08002B2CF9AE}" pid="6" name="Mendeley Recent Style Name 0_1">
    <vt:lpwstr>ACS Chemical Biology</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http://www.zotero.org/styles/bmc-genomics</vt:lpwstr>
  </property>
  <property fmtid="{D5CDD505-2E9C-101B-9397-08002B2CF9AE}" pid="10" name="Mendeley Recent Style Name 2_1">
    <vt:lpwstr>BMC Genomics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http://www.zotero.org/styles/chicago-fullnote-bibliography-short-title-subsequent</vt:lpwstr>
  </property>
  <property fmtid="{D5CDD505-2E9C-101B-9397-08002B2CF9AE}" pid="14" name="Mendeley Recent Style Name 4_1">
    <vt:lpwstr>Chicago Manual of Style 17th edition (full note, short title subsequent)</vt:lpwstr>
  </property>
  <property fmtid="{D5CDD505-2E9C-101B-9397-08002B2CF9AE}" pid="15" name="Mendeley Recent Style Id 5_1">
    <vt:lpwstr>http://www.zotero.org/styles/journal-of-the-american-chemical-society</vt:lpwstr>
  </property>
  <property fmtid="{D5CDD505-2E9C-101B-9397-08002B2CF9AE}" pid="16" name="Mendeley Recent Style Name 5_1">
    <vt:lpwstr>Journal of the American Chemical Society</vt:lpwstr>
  </property>
  <property fmtid="{D5CDD505-2E9C-101B-9397-08002B2CF9AE}" pid="17" name="Mendeley Recent Style Id 6_1">
    <vt:lpwstr>http://www.zotero.org/styles/science-without-titles</vt:lpwstr>
  </property>
  <property fmtid="{D5CDD505-2E9C-101B-9397-08002B2CF9AE}" pid="18" name="Mendeley Recent Style Name 6_1">
    <vt:lpwstr>Science (without titles)</vt:lpwstr>
  </property>
  <property fmtid="{D5CDD505-2E9C-101B-9397-08002B2CF9AE}" pid="19" name="Mendeley Recent Style Id 7_1">
    <vt:lpwstr>http://www.zotero.org/styles/taylor-and-francis-chicago-f</vt:lpwstr>
  </property>
  <property fmtid="{D5CDD505-2E9C-101B-9397-08002B2CF9AE}" pid="20" name="Mendeley Recent Style Name 7_1">
    <vt:lpwstr>Taylor &amp; Francis - Chicago F</vt:lpwstr>
  </property>
  <property fmtid="{D5CDD505-2E9C-101B-9397-08002B2CF9AE}" pid="21" name="Mendeley Recent Style Id 8_1">
    <vt:lpwstr>http://www.zotero.org/styles/technische-universitat-dresden-finanzwirtschaft-und-finanzdienstleistungen-author-date-with-short-titles</vt:lpwstr>
  </property>
  <property fmtid="{D5CDD505-2E9C-101B-9397-08002B2CF9AE}" pid="22" name="Mendeley Recent Style Name 8_1">
    <vt:lpwstr>Technische Universität Dresden - Finanzwirtschaft und Finanzdienstleistungen (author-date, with short titles)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